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ins w:author="DAVID ALEJANDRO CASTILLO MENDEZ" w:id="0" w:date="2021-07-19T16:10:13Z"/>
        </w:rPr>
      </w:pPr>
      <w:ins w:author="DAVID ALEJANDRO CASTILLO MENDEZ" w:id="0" w:date="2021-07-19T16:10:13Z">
        <w:r w:rsidDel="00000000" w:rsidR="00000000" w:rsidRPr="00000000">
          <w:rPr>
            <w:rtl w:val="0"/>
          </w:rPr>
          <w:t xml:space="preserve">              </w:t>
        </w:r>
        <w:r w:rsidDel="00000000" w:rsidR="00000000" w:rsidRPr="00000000">
          <w:rPr>
            <w:rtl w:val="0"/>
          </w:rPr>
          <w:t xml:space="preserve"> UNIVERSIDAD NACIONAL AUTÓNOMA</w:t>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1495425</wp:posOffset>
              </wp:positionV>
              <wp:extent cx="76200" cy="4838700"/>
              <wp:effectExtent b="0" l="0" r="0" t="0"/>
              <wp:wrapNone/>
              <wp:docPr id="17"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76200" cy="4838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1495425</wp:posOffset>
              </wp:positionV>
              <wp:extent cx="76200" cy="4838700"/>
              <wp:effectExtent b="0" l="0" r="0" t="0"/>
              <wp:wrapNone/>
              <wp:docPr id="24"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76200" cy="4838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1495425</wp:posOffset>
              </wp:positionV>
              <wp:extent cx="76200" cy="4838700"/>
              <wp:effectExtent b="0" l="0" r="0" t="0"/>
              <wp:wrapNone/>
              <wp:docPr id="26"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76200" cy="4838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238250" cy="1381125"/>
              <wp:effectExtent b="0" l="0" r="0" t="0"/>
              <wp:wrapNone/>
              <wp:docPr id="31"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1238250" cy="13811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1495425</wp:posOffset>
              </wp:positionV>
              <wp:extent cx="76200" cy="4838700"/>
              <wp:effectExtent b="0" l="0" r="0" t="0"/>
              <wp:wrapNone/>
              <wp:docPr id="3"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76200" cy="4838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238250" cy="1381125"/>
              <wp:effectExtent b="0" l="0" r="0" t="0"/>
              <wp:wrapNone/>
              <wp:docPr id="37"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1238250" cy="1381125"/>
                      </a:xfrm>
                      <a:prstGeom prst="rect"/>
                      <a:ln/>
                    </pic:spPr>
                  </pic:pic>
                </a:graphicData>
              </a:graphic>
            </wp:anchor>
          </w:drawing>
        </w:r>
      </w:ins>
    </w:p>
    <w:p w:rsidR="00000000" w:rsidDel="00000000" w:rsidP="00000000" w:rsidRDefault="00000000" w:rsidRPr="00000000" w14:paraId="00000002">
      <w:pPr>
        <w:spacing w:after="240" w:before="240" w:lineRule="auto"/>
        <w:jc w:val="center"/>
        <w:rPr>
          <w:ins w:author="DAVID ALEJANDRO CASTILLO MENDEZ" w:id="0" w:date="2021-07-19T16:10:13Z"/>
        </w:rPr>
      </w:pPr>
      <w:ins w:author="DAVID ALEJANDRO CASTILLO MENDEZ" w:id="0" w:date="2021-07-19T16:10:13Z">
        <w:r w:rsidDel="00000000" w:rsidR="00000000" w:rsidRPr="00000000">
          <w:rPr>
            <w:rtl w:val="0"/>
          </w:rPr>
          <w:t xml:space="preserve">       DE MÉXICO</w:t>
        </w:r>
        <w:r w:rsidDel="00000000" w:rsidR="00000000" w:rsidRPr="00000000">
          <w:rPr>
            <w:rtl w:val="0"/>
          </w:rPr>
          <w:br w:type="textWrapping"/>
          <w:t xml:space="preserve">_______________________________________________</w:t>
        </w:r>
      </w:ins>
    </w:p>
    <w:p w:rsidR="00000000" w:rsidDel="00000000" w:rsidP="00000000" w:rsidRDefault="00000000" w:rsidRPr="00000000" w14:paraId="00000003">
      <w:pPr>
        <w:pStyle w:val="Heading2"/>
        <w:keepNext w:val="0"/>
        <w:keepLines w:val="0"/>
        <w:spacing w:after="80" w:lineRule="auto"/>
        <w:ind w:right="-520"/>
        <w:jc w:val="center"/>
        <w:rPr>
          <w:ins w:author="DAVID ALEJANDRO CASTILLO MENDEZ" w:id="0" w:date="2021-07-19T16:10:13Z"/>
        </w:rPr>
      </w:pPr>
      <w:ins w:author="DAVID ALEJANDRO CASTILLO MENDEZ" w:id="0" w:date="2021-07-19T16:10:13Z">
        <w:bookmarkStart w:colFirst="0" w:colLast="0" w:name="_d4q2dhupi1s1" w:id="0"/>
        <w:bookmarkEnd w:id="0"/>
        <w:r w:rsidDel="00000000" w:rsidR="00000000" w:rsidRPr="00000000">
          <w:rPr>
            <w:rtl w:val="0"/>
          </w:rPr>
          <w:t xml:space="preserve">FACULTAD DE ESTUDIOS SUPERIORES </w:t>
        </w:r>
      </w:ins>
    </w:p>
    <w:p w:rsidR="00000000" w:rsidDel="00000000" w:rsidP="00000000" w:rsidRDefault="00000000" w:rsidRPr="00000000" w14:paraId="00000004">
      <w:pPr>
        <w:pStyle w:val="Heading2"/>
        <w:keepNext w:val="0"/>
        <w:keepLines w:val="0"/>
        <w:spacing w:after="80" w:lineRule="auto"/>
        <w:ind w:right="-520"/>
        <w:jc w:val="center"/>
        <w:rPr>
          <w:ins w:author="DAVID ALEJANDRO CASTILLO MENDEZ" w:id="0" w:date="2021-07-19T16:10:13Z"/>
        </w:rPr>
      </w:pPr>
      <w:ins w:author="DAVID ALEJANDRO CASTILLO MENDEZ" w:id="0" w:date="2021-07-19T16:10:13Z">
        <w:bookmarkStart w:colFirst="0" w:colLast="0" w:name="_wyabc79chrzf" w:id="1"/>
        <w:bookmarkEnd w:id="1"/>
        <w:r w:rsidDel="00000000" w:rsidR="00000000" w:rsidRPr="00000000">
          <w:rPr>
            <w:rtl w:val="0"/>
          </w:rPr>
          <w:t xml:space="preserve">ARAGÓN</w:t>
          <w:br w:type="textWrapping"/>
        </w:r>
      </w:ins>
    </w:p>
    <w:p w:rsidR="00000000" w:rsidDel="00000000" w:rsidP="00000000" w:rsidRDefault="00000000" w:rsidRPr="00000000" w14:paraId="00000005">
      <w:pPr>
        <w:pStyle w:val="Heading4"/>
        <w:keepNext w:val="0"/>
        <w:keepLines w:val="0"/>
        <w:spacing w:after="40" w:before="240" w:lineRule="auto"/>
        <w:ind w:right="-520"/>
        <w:jc w:val="center"/>
        <w:rPr>
          <w:ins w:author="DAVID ALEJANDRO CASTILLO MENDEZ" w:id="0" w:date="2021-07-19T16:10:13Z"/>
        </w:rPr>
      </w:pPr>
      <w:ins w:author="DAVID ALEJANDRO CASTILLO MENDEZ" w:id="0" w:date="2021-07-19T16:10:13Z">
        <w:bookmarkStart w:colFirst="0" w:colLast="0" w:name="_s1fe12q9wf7t" w:id="2"/>
        <w:bookmarkEnd w:id="2"/>
        <w:r w:rsidDel="00000000" w:rsidR="00000000" w:rsidRPr="00000000">
          <w:rPr>
            <w:rtl w:val="0"/>
          </w:rPr>
          <w:t xml:space="preserve">Proyecto</w:t>
          <w:br w:type="textWrapping"/>
        </w:r>
        <w:r w:rsidDel="00000000" w:rsidR="00000000" w:rsidRPr="00000000">
          <w:rPr>
            <w:rtl w:val="0"/>
          </w:rPr>
        </w:r>
      </w:ins>
    </w:p>
    <w:p w:rsidR="00000000" w:rsidDel="00000000" w:rsidP="00000000" w:rsidRDefault="00000000" w:rsidRPr="00000000" w14:paraId="00000006">
      <w:pPr>
        <w:pStyle w:val="Heading2"/>
        <w:keepNext w:val="0"/>
        <w:keepLines w:val="0"/>
        <w:spacing w:after="240" w:before="240" w:lineRule="auto"/>
        <w:ind w:firstLine="720"/>
        <w:jc w:val="center"/>
        <w:rPr>
          <w:ins w:author="DAVID ALEJANDRO CASTILLO MENDEZ" w:id="0" w:date="2021-07-19T16:10:13Z"/>
        </w:rPr>
      </w:pPr>
      <w:ins w:author="DAVID ALEJANDRO CASTILLO MENDEZ" w:id="0" w:date="2021-07-19T16:10:13Z">
        <w:bookmarkStart w:colFirst="0" w:colLast="0" w:name="_ck229zw0sh6p" w:id="3"/>
        <w:bookmarkEnd w:id="3"/>
        <w:r w:rsidDel="00000000" w:rsidR="00000000" w:rsidRPr="00000000">
          <w:rPr>
            <w:rtl w:val="0"/>
          </w:rPr>
          <w:t xml:space="preserve">ORGANIZAC.Y ADMON.CENTROS COMPUTO</w:t>
          <w:br w:type="textWrapping"/>
        </w:r>
        <w:r w:rsidDel="00000000" w:rsidR="00000000" w:rsidRPr="00000000">
          <w:rPr>
            <w:rtl w:val="0"/>
          </w:rPr>
          <w:br w:type="textWrapping"/>
        </w:r>
        <w:r w:rsidDel="00000000" w:rsidR="00000000" w:rsidRPr="00000000">
          <w:rPr>
            <w:rtl w:val="0"/>
          </w:rPr>
          <w:t xml:space="preserve">Castillo Mendez David Alejandro - 312212522</w:t>
          <w:br w:type="textWrapping"/>
          <w:t xml:space="preserve">Gonzalez Bernal Axel Eduardo -   315242324</w:t>
          <w:br w:type="textWrapping"/>
          <w:t xml:space="preserve">Muñoz Jimenez Nahum Ismael - 315071047</w:t>
        </w:r>
      </w:ins>
    </w:p>
    <w:p w:rsidR="00000000" w:rsidDel="00000000" w:rsidP="00000000" w:rsidRDefault="00000000" w:rsidRPr="00000000" w14:paraId="00000007">
      <w:pPr>
        <w:rPr>
          <w:ins w:author="DAVID ALEJANDRO CASTILLO MENDEZ" w:id="0" w:date="2021-07-19T16:10:13Z"/>
        </w:rPr>
      </w:pPr>
      <w:ins w:author="DAVID ALEJANDRO CASTILLO MENDEZ" w:id="0" w:date="2021-07-19T16:10:13Z">
        <w:r w:rsidDel="00000000" w:rsidR="00000000" w:rsidRPr="00000000">
          <w:rPr>
            <w:rtl w:val="0"/>
          </w:rPr>
        </w:r>
      </w:ins>
    </w:p>
    <w:p w:rsidR="00000000" w:rsidDel="00000000" w:rsidP="00000000" w:rsidRDefault="00000000" w:rsidRPr="00000000" w14:paraId="00000008">
      <w:pPr>
        <w:pStyle w:val="Heading2"/>
        <w:keepNext w:val="0"/>
        <w:keepLines w:val="0"/>
        <w:spacing w:after="240" w:before="240" w:lineRule="auto"/>
        <w:ind w:firstLine="720"/>
        <w:rPr>
          <w:ins w:author="DAVID ALEJANDRO CASTILLO MENDEZ" w:id="0" w:date="2021-07-19T16:10:13Z"/>
        </w:rPr>
      </w:pPr>
      <w:ins w:author="DAVID ALEJANDRO CASTILLO MENDEZ" w:id="0" w:date="2021-07-19T16:10:13Z">
        <w:bookmarkStart w:colFirst="0" w:colLast="0" w:name="_p9qiutdq5u65" w:id="4"/>
        <w:bookmarkEnd w:id="4"/>
        <w:r w:rsidDel="00000000" w:rsidR="00000000" w:rsidRPr="00000000">
          <w:rPr>
            <w:rtl w:val="0"/>
          </w:rPr>
          <w:t xml:space="preserve">Profesor: </w:t>
        </w:r>
        <w:r w:rsidDel="00000000" w:rsidR="00000000" w:rsidRPr="00000000">
          <w:rPr>
            <w:rtl w:val="0"/>
          </w:rPr>
          <w:t xml:space="preserve">AARON VELASCO AGUSTIN</w:t>
        </w:r>
        <w:r w:rsidDel="00000000" w:rsidR="00000000" w:rsidRPr="00000000">
          <w:rPr>
            <w:rtl w:val="0"/>
          </w:rPr>
        </w:r>
      </w:ins>
    </w:p>
    <w:p w:rsidR="00000000" w:rsidDel="00000000" w:rsidP="00000000" w:rsidRDefault="00000000" w:rsidRPr="00000000" w14:paraId="00000009">
      <w:pPr>
        <w:pStyle w:val="Heading2"/>
        <w:keepNext w:val="0"/>
        <w:keepLines w:val="0"/>
        <w:spacing w:after="240" w:before="240" w:lineRule="auto"/>
        <w:ind w:firstLine="720"/>
        <w:rPr>
          <w:ins w:author="DAVID ALEJANDRO CASTILLO MENDEZ" w:id="0" w:date="2021-07-19T16:10:13Z"/>
        </w:rPr>
      </w:pPr>
      <w:ins w:author="DAVID ALEJANDRO CASTILLO MENDEZ" w:id="0" w:date="2021-07-19T16:10:13Z">
        <w:bookmarkStart w:colFirst="0" w:colLast="0" w:name="_u1q6ab6x0l7e" w:id="5"/>
        <w:bookmarkEnd w:id="5"/>
        <w:r w:rsidDel="00000000" w:rsidR="00000000" w:rsidRPr="00000000">
          <w:rPr>
            <w:rtl w:val="0"/>
          </w:rPr>
          <w:t xml:space="preserve">Grupo: </w:t>
        </w:r>
        <w:r w:rsidDel="00000000" w:rsidR="00000000" w:rsidRPr="00000000">
          <w:rPr>
            <w:rtl w:val="0"/>
          </w:rPr>
          <w:t xml:space="preserve">2809</w:t>
        </w:r>
      </w:ins>
    </w:p>
    <w:p w:rsidR="00000000" w:rsidDel="00000000" w:rsidP="00000000" w:rsidRDefault="00000000" w:rsidRPr="00000000" w14:paraId="0000000A">
      <w:pPr>
        <w:pStyle w:val="Heading2"/>
        <w:keepNext w:val="0"/>
        <w:keepLines w:val="0"/>
        <w:spacing w:after="240" w:before="240" w:lineRule="auto"/>
        <w:ind w:firstLine="720"/>
        <w:jc w:val="center"/>
        <w:rPr>
          <w:ins w:author="DAVID ALEJANDRO CASTILLO MENDEZ" w:id="0" w:date="2021-07-19T16:10:13Z"/>
        </w:rPr>
      </w:pPr>
      <w:ins w:author="DAVID ALEJANDRO CASTILLO MENDEZ" w:id="0" w:date="2021-07-19T16:10:13Z">
        <w:bookmarkStart w:colFirst="0" w:colLast="0" w:name="_usnmqav2i186" w:id="6"/>
        <w:bookmarkEnd w:id="6"/>
        <w:r w:rsidDel="00000000" w:rsidR="00000000" w:rsidRPr="00000000">
          <w:rPr>
            <w:rtl w:val="0"/>
          </w:rPr>
        </w:r>
      </w:ins>
    </w:p>
    <w:p w:rsidR="00000000" w:rsidDel="00000000" w:rsidP="00000000" w:rsidRDefault="00000000" w:rsidRPr="00000000" w14:paraId="0000000B">
      <w:pPr>
        <w:pStyle w:val="Heading2"/>
        <w:keepNext w:val="0"/>
        <w:keepLines w:val="0"/>
        <w:spacing w:after="80" w:lineRule="auto"/>
        <w:ind w:right="-520"/>
        <w:jc w:val="center"/>
        <w:rPr>
          <w:ins w:author="DAVID ALEJANDRO CASTILLO MENDEZ" w:id="0" w:date="2021-07-19T16:10:13Z"/>
        </w:rPr>
      </w:pPr>
      <w:ins w:author="DAVID ALEJANDRO CASTILLO MENDEZ" w:id="0" w:date="2021-07-19T16:10:13Z">
        <w:bookmarkStart w:colFirst="0" w:colLast="0" w:name="_c5aq0wk0jzkk" w:id="7"/>
        <w:bookmarkEnd w:id="7"/>
        <w:r w:rsidDel="00000000" w:rsidR="00000000" w:rsidRPr="00000000">
          <w:rPr>
            <w:rtl w:val="0"/>
          </w:rPr>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3816675</wp:posOffset>
              </wp:positionH>
              <wp:positionV relativeFrom="paragraph">
                <wp:posOffset>328613</wp:posOffset>
              </wp:positionV>
              <wp:extent cx="1914525" cy="1343025"/>
              <wp:effectExtent b="0" l="0" r="0" t="0"/>
              <wp:wrapNone/>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914525" cy="13430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170079</wp:posOffset>
              </wp:positionV>
              <wp:extent cx="2076450" cy="1657350"/>
              <wp:effectExtent b="0" l="0" r="0" t="0"/>
              <wp:wrapNone/>
              <wp:docPr id="1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076450" cy="1657350"/>
                      </a:xfrm>
                      <a:prstGeom prst="rect"/>
                      <a:ln/>
                    </pic:spPr>
                  </pic:pic>
                </a:graphicData>
              </a:graphic>
            </wp:anchor>
          </w:drawing>
        </w:r>
      </w:ins>
    </w:p>
    <w:p w:rsidR="00000000" w:rsidDel="00000000" w:rsidP="00000000" w:rsidRDefault="00000000" w:rsidRPr="00000000" w14:paraId="0000000C">
      <w:pPr>
        <w:spacing w:after="240" w:before="240" w:lineRule="auto"/>
        <w:rPr>
          <w:ins w:author="DAVID ALEJANDRO CASTILLO MENDEZ" w:id="0" w:date="2021-07-19T16:10:13Z"/>
        </w:rPr>
      </w:pPr>
      <w:ins w:author="DAVID ALEJANDRO CASTILLO MENDEZ" w:id="0" w:date="2021-07-19T16:10:13Z">
        <w:r w:rsidDel="00000000" w:rsidR="00000000" w:rsidRPr="00000000">
          <w:rPr>
            <w:rtl w:val="0"/>
          </w:rPr>
          <w:br w:type="textWrapping"/>
          <w:br w:type="textWrapping"/>
          <w:br w:type="textWrapping"/>
          <w:br w:type="textWrapping"/>
        </w:r>
        <w:r w:rsidDel="00000000" w:rsidR="00000000" w:rsidRPr="00000000">
          <w:rPr>
            <w:rtl w:val="0"/>
          </w:rPr>
          <w:br w:type="textWrapping"/>
          <w:t xml:space="preserve">Ciudad de México, 17 de Julio del 2021</w:t>
        </w:r>
      </w:ins>
    </w:p>
    <w:p w:rsidR="00000000" w:rsidDel="00000000" w:rsidP="00000000" w:rsidRDefault="00000000" w:rsidRPr="00000000" w14:paraId="0000000D">
      <w:pPr>
        <w:spacing w:after="240" w:before="240" w:lineRule="auto"/>
        <w:jc w:val="center"/>
        <w:rPr>
          <w:b w:val="1"/>
          <w:sz w:val="36"/>
          <w:szCs w:val="36"/>
          <w:rPrChange w:author="DAVID ALEJANDRO CASTILLO MENDEZ" w:id="1" w:date="2021-07-19T16:10:13Z">
            <w:rPr>
              <w:b w:val="1"/>
              <w:sz w:val="34"/>
              <w:szCs w:val="34"/>
            </w:rPr>
          </w:rPrChange>
        </w:rPr>
      </w:pPr>
      <w:r w:rsidDel="00000000" w:rsidR="00000000" w:rsidRPr="00000000">
        <w:rPr>
          <w:rtl w:val="0"/>
        </w:rPr>
      </w:r>
      <w:del w:author="DAVID ALEJANDRO CASTILLO MENDEZ" w:id="0" w:date="2021-07-19T16:10:13Z">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1495425</wp:posOffset>
              </wp:positionV>
              <wp:extent cx="76200" cy="4838700"/>
              <wp:effectExtent b="0" l="0" r="0" t="0"/>
              <wp:wrapNone/>
              <wp:docPr id="23"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76200" cy="4838700"/>
                      </a:xfrm>
                      <a:prstGeom prst="rect"/>
                      <a:ln/>
                    </pic:spPr>
                  </pic:pic>
                </a:graphicData>
              </a:graphic>
            </wp:anchor>
          </w:drawing>
        </w:r>
      </w:del>
      <w:del w:author="DAVID ALEJANDRO CASTILLO MENDEZ" w:id="0" w:date="2021-07-19T16:10:13Z">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1495425</wp:posOffset>
              </wp:positionV>
              <wp:extent cx="76200" cy="4838700"/>
              <wp:effectExtent b="0" l="0" r="0" t="0"/>
              <wp:wrapNone/>
              <wp:docPr id="2"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76200" cy="4838700"/>
                      </a:xfrm>
                      <a:prstGeom prst="rect"/>
                      <a:ln/>
                    </pic:spPr>
                  </pic:pic>
                </a:graphicData>
              </a:graphic>
            </wp:anchor>
          </w:drawing>
        </w:r>
      </w:del>
      <w:del w:author="DAVID ALEJANDRO CASTILLO MENDEZ" w:id="0" w:date="2021-07-19T16:10:13Z">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238250" cy="1381125"/>
              <wp:effectExtent b="0" l="0" r="0" t="0"/>
              <wp:wrapNone/>
              <wp:docPr id="36"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1238250" cy="1381125"/>
                      </a:xfrm>
                      <a:prstGeom prst="rect"/>
                      <a:ln/>
                    </pic:spPr>
                  </pic:pic>
                </a:graphicData>
              </a:graphic>
            </wp:anchor>
          </w:drawing>
        </w:r>
      </w:del>
    </w:p>
    <w:p w:rsidR="00000000" w:rsidDel="00000000" w:rsidP="00000000" w:rsidRDefault="00000000" w:rsidRPr="00000000" w14:paraId="0000000E">
      <w:pPr>
        <w:spacing w:after="240" w:before="240" w:lineRule="auto"/>
        <w:jc w:val="center"/>
        <w:rPr>
          <w:ins w:author="DAVID ALEJANDRO CASTILLO MENDEZ" w:id="2" w:date="2021-07-19T16:10:39Z"/>
          <w:b w:val="1"/>
          <w:sz w:val="36"/>
          <w:szCs w:val="36"/>
          <w:rPrChange w:author="DAVID ALEJANDRO CASTILLO MENDEZ" w:id="1" w:date="2021-07-19T16:10:13Z">
            <w:rPr>
              <w:b w:val="1"/>
              <w:sz w:val="34"/>
              <w:szCs w:val="34"/>
            </w:rPr>
          </w:rPrChange>
        </w:rPr>
      </w:pPr>
      <w:ins w:author="DAVID ALEJANDRO CASTILLO MENDEZ" w:id="2" w:date="2021-07-19T16:10:39Z">
        <w:r w:rsidDel="00000000" w:rsidR="00000000" w:rsidRPr="00000000">
          <w:rPr>
            <w:b w:val="1"/>
            <w:sz w:val="36"/>
            <w:szCs w:val="36"/>
            <w:rtl w:val="0"/>
            <w:rPrChange w:author="DAVID ALEJANDRO CASTILLO MENDEZ" w:id="1" w:date="2021-07-19T16:10:13Z">
              <w:rPr>
                <w:b w:val="1"/>
                <w:sz w:val="34"/>
                <w:szCs w:val="34"/>
              </w:rPr>
            </w:rPrChange>
          </w:rPr>
          <w:t xml:space="preserve">Primero entramos como administrador y actualizamos el repositorio</w:t>
          <w:br w:type="textWrapping"/>
        </w:r>
        <w:r w:rsidDel="00000000" w:rsidR="00000000" w:rsidRPr="00000000">
          <w:rPr>
            <w:b w:val="1"/>
            <w:sz w:val="34"/>
            <w:szCs w:val="34"/>
          </w:rPr>
          <w:drawing>
            <wp:inline distB="114300" distT="114300" distL="114300" distR="114300">
              <wp:extent cx="5731200" cy="4279900"/>
              <wp:effectExtent b="0" l="0" r="0" t="0"/>
              <wp:docPr id="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4279900"/>
                      </a:xfrm>
                      <a:prstGeom prst="rect"/>
                      <a:ln/>
                    </pic:spPr>
                  </pic:pic>
                </a:graphicData>
              </a:graphic>
            </wp:inline>
          </w:drawing>
        </w:r>
        <w:r w:rsidDel="00000000" w:rsidR="00000000" w:rsidRPr="00000000">
          <w:rPr>
            <w:rtl w:val="0"/>
          </w:rPr>
        </w:r>
      </w:ins>
    </w:p>
    <w:p w:rsidR="00000000" w:rsidDel="00000000" w:rsidP="00000000" w:rsidRDefault="00000000" w:rsidRPr="00000000" w14:paraId="0000000F">
      <w:pPr>
        <w:spacing w:after="240" w:before="240" w:lineRule="auto"/>
        <w:jc w:val="center"/>
        <w:rPr>
          <w:ins w:author="DAVID ALEJANDRO CASTILLO MENDEZ" w:id="2" w:date="2021-07-19T16:10:39Z"/>
          <w:b w:val="1"/>
          <w:sz w:val="36"/>
          <w:szCs w:val="36"/>
          <w:rPrChange w:author="DAVID ALEJANDRO CASTILLO MENDEZ" w:id="1" w:date="2021-07-19T16:10:13Z">
            <w:rPr>
              <w:b w:val="1"/>
              <w:sz w:val="34"/>
              <w:szCs w:val="34"/>
            </w:rPr>
          </w:rPrChange>
        </w:rPr>
      </w:pPr>
      <w:ins w:author="DAVID ALEJANDRO CASTILLO MENDEZ" w:id="2" w:date="2021-07-19T16:10:39Z">
        <w:r w:rsidDel="00000000" w:rsidR="00000000" w:rsidRPr="00000000">
          <w:rPr>
            <w:b w:val="1"/>
            <w:sz w:val="36"/>
            <w:szCs w:val="36"/>
            <w:rtl w:val="0"/>
            <w:rPrChange w:author="DAVID ALEJANDRO CASTILLO MENDEZ" w:id="1" w:date="2021-07-19T16:10:13Z">
              <w:rPr>
                <w:b w:val="1"/>
                <w:sz w:val="34"/>
                <w:szCs w:val="34"/>
              </w:rPr>
            </w:rPrChange>
          </w:rPr>
          <w:t xml:space="preserve"> </w:t>
        </w:r>
      </w:ins>
    </w:p>
    <w:p w:rsidR="00000000" w:rsidDel="00000000" w:rsidP="00000000" w:rsidRDefault="00000000" w:rsidRPr="00000000" w14:paraId="00000010">
      <w:pPr>
        <w:spacing w:after="240" w:before="240" w:lineRule="auto"/>
        <w:jc w:val="left"/>
        <w:rPr>
          <w:rFonts w:ascii="Roboto Mono" w:cs="Roboto Mono" w:eastAsia="Roboto Mono" w:hAnsi="Roboto Mono"/>
          <w:sz w:val="26"/>
          <w:szCs w:val="26"/>
          <w:rPrChange w:author="DAVID ALEJANDRO CASTILLO MENDEZ" w:id="1" w:date="2021-07-19T16:10:13Z">
            <w:rPr>
              <w:rFonts w:ascii="Roboto Mono" w:cs="Roboto Mono" w:eastAsia="Roboto Mono" w:hAnsi="Roboto Mono"/>
              <w:sz w:val="26"/>
              <w:szCs w:val="26"/>
            </w:rPr>
          </w:rPrChange>
        </w:rPr>
      </w:pPr>
      <w:r w:rsidDel="00000000" w:rsidR="00000000" w:rsidRPr="00000000">
        <w:rPr>
          <w:rFonts w:ascii="Roboto Mono" w:cs="Roboto Mono" w:eastAsia="Roboto Mono" w:hAnsi="Roboto Mono"/>
          <w:sz w:val="26"/>
          <w:szCs w:val="26"/>
          <w:rtl w:val="0"/>
          <w:rPrChange w:author="DAVID ALEJANDRO CASTILLO MENDEZ" w:id="1" w:date="2021-07-19T16:10:13Z">
            <w:rPr>
              <w:rFonts w:ascii="Roboto Mono" w:cs="Roboto Mono" w:eastAsia="Roboto Mono" w:hAnsi="Roboto Mono"/>
              <w:sz w:val="26"/>
              <w:szCs w:val="26"/>
            </w:rPr>
          </w:rPrChange>
        </w:rPr>
        <w:t xml:space="preserve">Red: 192.168.100.112</w:t>
      </w:r>
    </w:p>
    <w:p w:rsidR="00000000" w:rsidDel="00000000" w:rsidP="00000000" w:rsidRDefault="00000000" w:rsidRPr="00000000" w14:paraId="00000011">
      <w:pPr>
        <w:spacing w:after="240" w:before="240" w:lineRule="auto"/>
        <w:jc w:val="center"/>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Pr>
        <w:drawing>
          <wp:inline distB="114300" distT="114300" distL="114300" distR="114300">
            <wp:extent cx="5314950" cy="1145690"/>
            <wp:effectExtent b="0" l="0" r="0" t="0"/>
            <wp:docPr id="30" name="image27.png"/>
            <a:graphic>
              <a:graphicData uri="http://schemas.openxmlformats.org/drawingml/2006/picture">
                <pic:pic>
                  <pic:nvPicPr>
                    <pic:cNvPr id="0" name="image27.png"/>
                    <pic:cNvPicPr preferRelativeResize="0"/>
                  </pic:nvPicPr>
                  <pic:blipFill>
                    <a:blip r:embed="rId11"/>
                    <a:srcRect b="49047" l="0" r="0" t="22313"/>
                    <a:stretch>
                      <a:fillRect/>
                    </a:stretch>
                  </pic:blipFill>
                  <pic:spPr>
                    <a:xfrm>
                      <a:off x="0" y="0"/>
                      <a:ext cx="5314950" cy="114569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jc w:val="center"/>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w:t>
      </w:r>
    </w:p>
    <w:p w:rsidR="00000000" w:rsidDel="00000000" w:rsidP="00000000" w:rsidRDefault="00000000" w:rsidRPr="00000000" w14:paraId="00000013">
      <w:pPr>
        <w:spacing w:after="240" w:before="240" w:lineRule="auto"/>
        <w:rPr>
          <w:ins w:author="DAVID ALEJANDRO CASTILLO MENDEZ" w:id="3" w:date="2021-07-19T16:11:47Z"/>
          <w:rFonts w:ascii="Roboto Mono" w:cs="Roboto Mono" w:eastAsia="Roboto Mono" w:hAnsi="Roboto Mono"/>
          <w:sz w:val="26"/>
          <w:szCs w:val="26"/>
        </w:rPr>
      </w:pPr>
      <w:ins w:author="DAVID ALEJANDRO CASTILLO MENDEZ" w:id="3" w:date="2021-07-19T16:11:47Z">
        <w:r w:rsidDel="00000000" w:rsidR="00000000" w:rsidRPr="00000000">
          <w:rPr>
            <w:rFonts w:ascii="Roboto Mono" w:cs="Roboto Mono" w:eastAsia="Roboto Mono" w:hAnsi="Roboto Mono"/>
            <w:sz w:val="26"/>
            <w:szCs w:val="26"/>
            <w:rtl w:val="0"/>
          </w:rPr>
          <w:t xml:space="preserve">Instalamos apache2 y su documentación</w:t>
          <w:br w:type="textWrapping"/>
        </w:r>
        <w:r w:rsidDel="00000000" w:rsidR="00000000" w:rsidRPr="00000000">
          <w:rPr>
            <w:rFonts w:ascii="Roboto Mono" w:cs="Roboto Mono" w:eastAsia="Roboto Mono" w:hAnsi="Roboto Mono"/>
            <w:sz w:val="26"/>
            <w:szCs w:val="26"/>
          </w:rPr>
          <w:drawing>
            <wp:inline distB="114300" distT="114300" distL="114300" distR="114300">
              <wp:extent cx="5731200" cy="2933700"/>
              <wp:effectExtent b="0" l="0" r="0" t="0"/>
              <wp:docPr id="2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2933700"/>
                      </a:xfrm>
                      <a:prstGeom prst="rect"/>
                      <a:ln/>
                    </pic:spPr>
                  </pic:pic>
                </a:graphicData>
              </a:graphic>
            </wp:inline>
          </w:drawing>
        </w:r>
        <w:r w:rsidDel="00000000" w:rsidR="00000000" w:rsidRPr="00000000">
          <w:rPr>
            <w:rtl w:val="0"/>
          </w:rPr>
        </w:r>
      </w:ins>
    </w:p>
    <w:p w:rsidR="00000000" w:rsidDel="00000000" w:rsidP="00000000" w:rsidRDefault="00000000" w:rsidRPr="00000000" w14:paraId="00000014">
      <w:pPr>
        <w:spacing w:after="240" w:before="240" w:lineRule="auto"/>
        <w:jc w:val="center"/>
        <w:rPr>
          <w:ins w:author="DAVID ALEJANDRO CASTILLO MENDEZ" w:id="3" w:date="2021-07-19T16:11:47Z"/>
          <w:rFonts w:ascii="Roboto Mono" w:cs="Roboto Mono" w:eastAsia="Roboto Mono" w:hAnsi="Roboto Mono"/>
          <w:sz w:val="26"/>
          <w:szCs w:val="26"/>
        </w:rPr>
      </w:pPr>
      <w:ins w:author="DAVID ALEJANDRO CASTILLO MENDEZ" w:id="3" w:date="2021-07-19T16:11:47Z">
        <w:r w:rsidDel="00000000" w:rsidR="00000000" w:rsidRPr="00000000">
          <w:rPr>
            <w:rFonts w:ascii="Roboto Mono" w:cs="Roboto Mono" w:eastAsia="Roboto Mono" w:hAnsi="Roboto Mono"/>
            <w:sz w:val="26"/>
            <w:szCs w:val="26"/>
            <w:rtl w:val="0"/>
          </w:rPr>
          <w:t xml:space="preserve"> Verificamos su status</w:t>
          <w:br w:type="textWrapping"/>
        </w:r>
        <w:r w:rsidDel="00000000" w:rsidR="00000000" w:rsidRPr="00000000">
          <w:rPr>
            <w:rFonts w:ascii="Roboto Mono" w:cs="Roboto Mono" w:eastAsia="Roboto Mono" w:hAnsi="Roboto Mono"/>
            <w:sz w:val="26"/>
            <w:szCs w:val="26"/>
          </w:rPr>
          <w:drawing>
            <wp:inline distB="114300" distT="114300" distL="114300" distR="114300">
              <wp:extent cx="5731200" cy="2425700"/>
              <wp:effectExtent b="0" l="0" r="0" t="0"/>
              <wp:docPr id="1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2425700"/>
                      </a:xfrm>
                      <a:prstGeom prst="rect"/>
                      <a:ln/>
                    </pic:spPr>
                  </pic:pic>
                </a:graphicData>
              </a:graphic>
            </wp:inline>
          </w:drawing>
        </w:r>
        <w:r w:rsidDel="00000000" w:rsidR="00000000" w:rsidRPr="00000000">
          <w:rPr>
            <w:rtl w:val="0"/>
          </w:rPr>
        </w:r>
      </w:ins>
    </w:p>
    <w:p w:rsidR="00000000" w:rsidDel="00000000" w:rsidP="00000000" w:rsidRDefault="00000000" w:rsidRPr="00000000" w14:paraId="00000015">
      <w:pPr>
        <w:spacing w:after="240" w:before="240" w:lineRule="auto"/>
        <w:jc w:val="center"/>
        <w:rPr>
          <w:ins w:author="DAVID ALEJANDRO CASTILLO MENDEZ" w:id="3" w:date="2021-07-19T16:11:47Z"/>
          <w:rFonts w:ascii="Roboto Mono" w:cs="Roboto Mono" w:eastAsia="Roboto Mono" w:hAnsi="Roboto Mono"/>
          <w:sz w:val="26"/>
          <w:szCs w:val="26"/>
        </w:rPr>
      </w:pPr>
      <w:ins w:author="DAVID ALEJANDRO CASTILLO MENDEZ" w:id="3" w:date="2021-07-19T16:11:47Z">
        <w:r w:rsidDel="00000000" w:rsidR="00000000" w:rsidRPr="00000000">
          <w:rPr>
            <w:rFonts w:ascii="Roboto Mono" w:cs="Roboto Mono" w:eastAsia="Roboto Mono" w:hAnsi="Roboto Mono"/>
            <w:sz w:val="26"/>
            <w:szCs w:val="26"/>
            <w:rtl w:val="0"/>
          </w:rPr>
          <w:t xml:space="preserve">Distribución de carpetas de trabajo</w:t>
          <w:br w:type="textWrapping"/>
        </w:r>
        <w:r w:rsidDel="00000000" w:rsidR="00000000" w:rsidRPr="00000000">
          <w:rPr>
            <w:rFonts w:ascii="Roboto Mono" w:cs="Roboto Mono" w:eastAsia="Roboto Mono" w:hAnsi="Roboto Mono"/>
            <w:sz w:val="26"/>
            <w:szCs w:val="26"/>
          </w:rPr>
          <w:drawing>
            <wp:inline distB="114300" distT="114300" distL="114300" distR="114300">
              <wp:extent cx="5731200" cy="584200"/>
              <wp:effectExtent b="0" l="0" r="0" t="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584200"/>
                      </a:xfrm>
                      <a:prstGeom prst="rect"/>
                      <a:ln/>
                    </pic:spPr>
                  </pic:pic>
                </a:graphicData>
              </a:graphic>
            </wp:inline>
          </w:drawing>
        </w:r>
        <w:r w:rsidDel="00000000" w:rsidR="00000000" w:rsidRPr="00000000">
          <w:rPr>
            <w:rtl w:val="0"/>
          </w:rPr>
        </w:r>
      </w:ins>
    </w:p>
    <w:p w:rsidR="00000000" w:rsidDel="00000000" w:rsidP="00000000" w:rsidRDefault="00000000" w:rsidRPr="00000000" w14:paraId="00000016">
      <w:pPr>
        <w:spacing w:after="240" w:before="240" w:lineRule="auto"/>
        <w:jc w:val="center"/>
        <w:rPr>
          <w:ins w:author="DAVID ALEJANDRO CASTILLO MENDEZ" w:id="3" w:date="2021-07-19T16:11:47Z"/>
          <w:rFonts w:ascii="Roboto Mono" w:cs="Roboto Mono" w:eastAsia="Roboto Mono" w:hAnsi="Roboto Mono"/>
          <w:sz w:val="26"/>
          <w:szCs w:val="26"/>
        </w:rPr>
      </w:pPr>
      <w:ins w:author="DAVID ALEJANDRO CASTILLO MENDEZ" w:id="3" w:date="2021-07-19T16:11:47Z">
        <w:r w:rsidDel="00000000" w:rsidR="00000000" w:rsidRPr="00000000">
          <w:rPr>
            <w:rFonts w:ascii="Roboto Mono" w:cs="Roboto Mono" w:eastAsia="Roboto Mono" w:hAnsi="Roboto Mono"/>
            <w:sz w:val="26"/>
            <w:szCs w:val="26"/>
            <w:rtl w:val="0"/>
          </w:rPr>
          <w:t xml:space="preserve">Instalamos Git para importar nuestro repositorio con la plantilla HTML</w:t>
        </w:r>
      </w:ins>
    </w:p>
    <w:p w:rsidR="00000000" w:rsidDel="00000000" w:rsidP="00000000" w:rsidRDefault="00000000" w:rsidRPr="00000000" w14:paraId="00000017">
      <w:pPr>
        <w:spacing w:after="240" w:before="240" w:lineRule="auto"/>
        <w:jc w:val="center"/>
        <w:rPr>
          <w:ins w:author="DAVID ALEJANDRO CASTILLO MENDEZ" w:id="3" w:date="2021-07-19T16:11:47Z"/>
          <w:rFonts w:ascii="Roboto Mono" w:cs="Roboto Mono" w:eastAsia="Roboto Mono" w:hAnsi="Roboto Mono"/>
          <w:sz w:val="26"/>
          <w:szCs w:val="26"/>
        </w:rPr>
      </w:pPr>
      <w:ins w:author="DAVID ALEJANDRO CASTILLO MENDEZ" w:id="3" w:date="2021-07-19T16:11:47Z">
        <w:r w:rsidDel="00000000" w:rsidR="00000000" w:rsidRPr="00000000">
          <w:rPr>
            <w:rFonts w:ascii="Roboto Mono" w:cs="Roboto Mono" w:eastAsia="Roboto Mono" w:hAnsi="Roboto Mono"/>
            <w:sz w:val="26"/>
            <w:szCs w:val="26"/>
          </w:rPr>
          <w:drawing>
            <wp:inline distB="114300" distT="114300" distL="114300" distR="114300">
              <wp:extent cx="3162300" cy="200025"/>
              <wp:effectExtent b="0" l="0" r="0" t="0"/>
              <wp:docPr id="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162300" cy="200025"/>
                      </a:xfrm>
                      <a:prstGeom prst="rect"/>
                      <a:ln/>
                    </pic:spPr>
                  </pic:pic>
                </a:graphicData>
              </a:graphic>
            </wp:inline>
          </w:drawing>
        </w:r>
        <w:r w:rsidDel="00000000" w:rsidR="00000000" w:rsidRPr="00000000">
          <w:rPr>
            <w:rtl w:val="0"/>
          </w:rPr>
        </w:r>
      </w:ins>
    </w:p>
    <w:p w:rsidR="00000000" w:rsidDel="00000000" w:rsidP="00000000" w:rsidRDefault="00000000" w:rsidRPr="00000000" w14:paraId="00000018">
      <w:pPr>
        <w:spacing w:after="240" w:before="240" w:lineRule="auto"/>
        <w:jc w:val="center"/>
        <w:rPr>
          <w:ins w:author="DAVID ALEJANDRO CASTILLO MENDEZ" w:id="3" w:date="2021-07-19T16:11:47Z"/>
          <w:rFonts w:ascii="Roboto Mono" w:cs="Roboto Mono" w:eastAsia="Roboto Mono" w:hAnsi="Roboto Mono"/>
          <w:sz w:val="26"/>
          <w:szCs w:val="26"/>
        </w:rPr>
      </w:pPr>
      <w:ins w:author="DAVID ALEJANDRO CASTILLO MENDEZ" w:id="3" w:date="2021-07-19T16:11:47Z">
        <w:r w:rsidDel="00000000" w:rsidR="00000000" w:rsidRPr="00000000">
          <w:rPr>
            <w:rtl w:val="0"/>
          </w:rPr>
        </w:r>
      </w:ins>
    </w:p>
    <w:p w:rsidR="00000000" w:rsidDel="00000000" w:rsidP="00000000" w:rsidRDefault="00000000" w:rsidRPr="00000000" w14:paraId="00000019">
      <w:pPr>
        <w:spacing w:after="240" w:before="240" w:lineRule="auto"/>
        <w:jc w:val="center"/>
        <w:rPr>
          <w:ins w:author="DAVID ALEJANDRO CASTILLO MENDEZ" w:id="3" w:date="2021-07-19T16:11:47Z"/>
          <w:rFonts w:ascii="Roboto Mono" w:cs="Roboto Mono" w:eastAsia="Roboto Mono" w:hAnsi="Roboto Mono"/>
          <w:sz w:val="26"/>
          <w:szCs w:val="26"/>
        </w:rPr>
      </w:pPr>
      <w:ins w:author="DAVID ALEJANDRO CASTILLO MENDEZ" w:id="3" w:date="2021-07-19T16:11:47Z">
        <w:r w:rsidDel="00000000" w:rsidR="00000000" w:rsidRPr="00000000">
          <w:rPr>
            <w:rFonts w:ascii="Roboto Mono" w:cs="Roboto Mono" w:eastAsia="Roboto Mono" w:hAnsi="Roboto Mono"/>
            <w:sz w:val="26"/>
            <w:szCs w:val="26"/>
            <w:rtl w:val="0"/>
          </w:rPr>
          <w:t xml:space="preserve">Esperamos a que termine la instalación y verificamos la versión que descargamos</w:t>
          <w:br w:type="textWrapping"/>
        </w:r>
        <w:r w:rsidDel="00000000" w:rsidR="00000000" w:rsidRPr="00000000">
          <w:rPr>
            <w:rFonts w:ascii="Roboto Mono" w:cs="Roboto Mono" w:eastAsia="Roboto Mono" w:hAnsi="Roboto Mono"/>
            <w:sz w:val="26"/>
            <w:szCs w:val="26"/>
          </w:rPr>
          <w:drawing>
            <wp:inline distB="114300" distT="114300" distL="114300" distR="114300">
              <wp:extent cx="2733675" cy="342900"/>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733675" cy="342900"/>
                      </a:xfrm>
                      <a:prstGeom prst="rect"/>
                      <a:ln/>
                    </pic:spPr>
                  </pic:pic>
                </a:graphicData>
              </a:graphic>
            </wp:inline>
          </w:drawing>
        </w:r>
        <w:r w:rsidDel="00000000" w:rsidR="00000000" w:rsidRPr="00000000">
          <w:rPr>
            <w:rtl w:val="0"/>
          </w:rPr>
        </w:r>
      </w:ins>
    </w:p>
    <w:p w:rsidR="00000000" w:rsidDel="00000000" w:rsidP="00000000" w:rsidRDefault="00000000" w:rsidRPr="00000000" w14:paraId="0000001A">
      <w:pPr>
        <w:spacing w:after="240" w:before="240" w:lineRule="auto"/>
        <w:jc w:val="center"/>
        <w:rPr>
          <w:ins w:author="DAVID ALEJANDRO CASTILLO MENDEZ" w:id="3" w:date="2021-07-19T16:11:47Z"/>
          <w:rFonts w:ascii="Roboto Mono" w:cs="Roboto Mono" w:eastAsia="Roboto Mono" w:hAnsi="Roboto Mono"/>
          <w:sz w:val="26"/>
          <w:szCs w:val="26"/>
        </w:rPr>
      </w:pPr>
      <w:ins w:author="DAVID ALEJANDRO CASTILLO MENDEZ" w:id="3" w:date="2021-07-19T16:11:47Z">
        <w:r w:rsidDel="00000000" w:rsidR="00000000" w:rsidRPr="00000000">
          <w:rPr>
            <w:rFonts w:ascii="Roboto Mono" w:cs="Roboto Mono" w:eastAsia="Roboto Mono" w:hAnsi="Roboto Mono"/>
            <w:sz w:val="26"/>
            <w:szCs w:val="26"/>
            <w:rtl w:val="0"/>
          </w:rPr>
          <w:t xml:space="preserve">Iniciamos nuestras credenciales de Git</w:t>
          <w:br w:type="textWrapping"/>
        </w:r>
        <w:r w:rsidDel="00000000" w:rsidR="00000000" w:rsidRPr="00000000">
          <w:rPr>
            <w:rFonts w:ascii="Roboto Mono" w:cs="Roboto Mono" w:eastAsia="Roboto Mono" w:hAnsi="Roboto Mono"/>
            <w:sz w:val="26"/>
            <w:szCs w:val="26"/>
          </w:rPr>
          <w:drawing>
            <wp:inline distB="114300" distT="114300" distL="114300" distR="114300">
              <wp:extent cx="5731200" cy="1219200"/>
              <wp:effectExtent b="0" l="0" r="0" t="0"/>
              <wp:docPr id="34"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31200" cy="1219200"/>
                      </a:xfrm>
                      <a:prstGeom prst="rect"/>
                      <a:ln/>
                    </pic:spPr>
                  </pic:pic>
                </a:graphicData>
              </a:graphic>
            </wp:inline>
          </w:drawing>
        </w:r>
        <w:r w:rsidDel="00000000" w:rsidR="00000000" w:rsidRPr="00000000">
          <w:rPr>
            <w:rtl w:val="0"/>
          </w:rPr>
        </w:r>
      </w:ins>
    </w:p>
    <w:p w:rsidR="00000000" w:rsidDel="00000000" w:rsidP="00000000" w:rsidRDefault="00000000" w:rsidRPr="00000000" w14:paraId="0000001B">
      <w:pPr>
        <w:spacing w:after="240" w:before="240" w:lineRule="auto"/>
        <w:jc w:val="center"/>
        <w:rPr>
          <w:ins w:author="DAVID ALEJANDRO CASTILLO MENDEZ" w:id="3" w:date="2021-07-19T16:11:47Z"/>
          <w:rFonts w:ascii="Roboto Mono" w:cs="Roboto Mono" w:eastAsia="Roboto Mono" w:hAnsi="Roboto Mono"/>
          <w:sz w:val="26"/>
          <w:szCs w:val="26"/>
        </w:rPr>
      </w:pPr>
      <w:ins w:author="DAVID ALEJANDRO CASTILLO MENDEZ" w:id="3" w:date="2021-07-19T16:11:47Z">
        <w:r w:rsidDel="00000000" w:rsidR="00000000" w:rsidRPr="00000000">
          <w:rPr>
            <w:rFonts w:ascii="Roboto Mono" w:cs="Roboto Mono" w:eastAsia="Roboto Mono" w:hAnsi="Roboto Mono"/>
            <w:sz w:val="26"/>
            <w:szCs w:val="26"/>
            <w:rtl w:val="0"/>
          </w:rPr>
          <w:t xml:space="preserve">Importamos nuestro repositorio en la dirección /home/DavidC117</w:t>
        </w:r>
      </w:ins>
    </w:p>
    <w:p w:rsidR="00000000" w:rsidDel="00000000" w:rsidP="00000000" w:rsidRDefault="00000000" w:rsidRPr="00000000" w14:paraId="0000001C">
      <w:pPr>
        <w:spacing w:after="240" w:before="240" w:lineRule="auto"/>
        <w:rPr>
          <w:ins w:author="DAVID ALEJANDRO CASTILLO MENDEZ" w:id="3" w:date="2021-07-19T16:11:47Z"/>
          <w:rFonts w:ascii="Roboto Mono" w:cs="Roboto Mono" w:eastAsia="Roboto Mono" w:hAnsi="Roboto Mono"/>
          <w:sz w:val="26"/>
          <w:szCs w:val="26"/>
        </w:rPr>
      </w:pPr>
      <w:ins w:author="DAVID ALEJANDRO CASTILLO MENDEZ" w:id="3" w:date="2021-07-19T16:11:47Z">
        <w:r w:rsidDel="00000000" w:rsidR="00000000" w:rsidRPr="00000000">
          <w:rPr>
            <w:rFonts w:ascii="Roboto Mono" w:cs="Roboto Mono" w:eastAsia="Roboto Mono" w:hAnsi="Roboto Mono"/>
            <w:sz w:val="26"/>
            <w:szCs w:val="26"/>
          </w:rPr>
          <w:drawing>
            <wp:inline distB="114300" distT="114300" distL="114300" distR="114300">
              <wp:extent cx="5731200" cy="1384300"/>
              <wp:effectExtent b="0" l="0" r="0" t="0"/>
              <wp:docPr id="29"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731200" cy="1384300"/>
                      </a:xfrm>
                      <a:prstGeom prst="rect"/>
                      <a:ln/>
                    </pic:spPr>
                  </pic:pic>
                </a:graphicData>
              </a:graphic>
            </wp:inline>
          </w:drawing>
        </w:r>
        <w:r w:rsidDel="00000000" w:rsidR="00000000" w:rsidRPr="00000000">
          <w:rPr>
            <w:rtl w:val="0"/>
          </w:rPr>
        </w:r>
      </w:ins>
    </w:p>
    <w:p w:rsidR="00000000" w:rsidDel="00000000" w:rsidP="00000000" w:rsidRDefault="00000000" w:rsidRPr="00000000" w14:paraId="0000001D">
      <w:pPr>
        <w:spacing w:after="240" w:before="240" w:lineRule="auto"/>
        <w:jc w:val="center"/>
        <w:rPr>
          <w:ins w:author="DAVID ALEJANDRO CASTILLO MENDEZ" w:id="3" w:date="2021-07-19T16:11:47Z"/>
          <w:rFonts w:ascii="Roboto Mono" w:cs="Roboto Mono" w:eastAsia="Roboto Mono" w:hAnsi="Roboto Mono"/>
          <w:sz w:val="26"/>
          <w:szCs w:val="26"/>
        </w:rPr>
      </w:pPr>
      <w:ins w:author="DAVID ALEJANDRO CASTILLO MENDEZ" w:id="3" w:date="2021-07-19T16:11:47Z">
        <w:r w:rsidDel="00000000" w:rsidR="00000000" w:rsidRPr="00000000">
          <w:rPr>
            <w:rFonts w:ascii="Roboto Mono" w:cs="Roboto Mono" w:eastAsia="Roboto Mono" w:hAnsi="Roboto Mono"/>
            <w:sz w:val="26"/>
            <w:szCs w:val="26"/>
            <w:rtl w:val="0"/>
          </w:rPr>
          <w:t xml:space="preserve">Copiamos la carpeta donde esta la plantilla a la dirección /var/www/. Que es donde se alojan las paginas web.</w:t>
          <w:br w:type="textWrapping"/>
        </w:r>
        <w:r w:rsidDel="00000000" w:rsidR="00000000" w:rsidRPr="00000000">
          <w:rPr>
            <w:rFonts w:ascii="Roboto Mono" w:cs="Roboto Mono" w:eastAsia="Roboto Mono" w:hAnsi="Roboto Mono"/>
            <w:sz w:val="26"/>
            <w:szCs w:val="26"/>
          </w:rPr>
          <w:drawing>
            <wp:inline distB="114300" distT="114300" distL="114300" distR="114300">
              <wp:extent cx="5731200" cy="558800"/>
              <wp:effectExtent b="0" l="0" r="0" t="0"/>
              <wp:docPr id="1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558800"/>
                      </a:xfrm>
                      <a:prstGeom prst="rect"/>
                      <a:ln/>
                    </pic:spPr>
                  </pic:pic>
                </a:graphicData>
              </a:graphic>
            </wp:inline>
          </w:drawing>
        </w:r>
        <w:r w:rsidDel="00000000" w:rsidR="00000000" w:rsidRPr="00000000">
          <w:rPr>
            <w:rtl w:val="0"/>
          </w:rPr>
        </w:r>
      </w:ins>
    </w:p>
    <w:p w:rsidR="00000000" w:rsidDel="00000000" w:rsidP="00000000" w:rsidRDefault="00000000" w:rsidRPr="00000000" w14:paraId="0000001E">
      <w:pPr>
        <w:spacing w:after="240" w:before="240" w:lineRule="auto"/>
        <w:jc w:val="center"/>
        <w:rPr>
          <w:ins w:author="DAVID ALEJANDRO CASTILLO MENDEZ" w:id="3" w:date="2021-07-19T16:11:47Z"/>
          <w:rFonts w:ascii="Roboto Mono" w:cs="Roboto Mono" w:eastAsia="Roboto Mono" w:hAnsi="Roboto Mono"/>
          <w:sz w:val="26"/>
          <w:szCs w:val="26"/>
        </w:rPr>
      </w:pPr>
      <w:ins w:author="DAVID ALEJANDRO CASTILLO MENDEZ" w:id="3" w:date="2021-07-19T16:11:47Z">
        <w:r w:rsidDel="00000000" w:rsidR="00000000" w:rsidRPr="00000000">
          <w:rPr>
            <w:rtl w:val="0"/>
          </w:rPr>
        </w:r>
      </w:ins>
    </w:p>
    <w:p w:rsidR="00000000" w:rsidDel="00000000" w:rsidP="00000000" w:rsidRDefault="00000000" w:rsidRPr="00000000" w14:paraId="0000001F">
      <w:pPr>
        <w:spacing w:after="240" w:before="240" w:lineRule="auto"/>
        <w:jc w:val="center"/>
        <w:rPr>
          <w:ins w:author="DAVID ALEJANDRO CASTILLO MENDEZ" w:id="3" w:date="2021-07-19T16:11:47Z"/>
          <w:rFonts w:ascii="Roboto Mono" w:cs="Roboto Mono" w:eastAsia="Roboto Mono" w:hAnsi="Roboto Mono"/>
          <w:sz w:val="26"/>
          <w:szCs w:val="26"/>
        </w:rPr>
      </w:pPr>
      <w:ins w:author="DAVID ALEJANDRO CASTILLO MENDEZ" w:id="3" w:date="2021-07-19T16:11:47Z">
        <w:r w:rsidDel="00000000" w:rsidR="00000000" w:rsidRPr="00000000">
          <w:rPr>
            <w:rtl w:val="0"/>
          </w:rPr>
        </w:r>
      </w:ins>
    </w:p>
    <w:p w:rsidR="00000000" w:rsidDel="00000000" w:rsidP="00000000" w:rsidRDefault="00000000" w:rsidRPr="00000000" w14:paraId="00000020">
      <w:pPr>
        <w:spacing w:after="240" w:before="240" w:lineRule="auto"/>
        <w:jc w:val="center"/>
        <w:rPr>
          <w:ins w:author="DAVID ALEJANDRO CASTILLO MENDEZ" w:id="3" w:date="2021-07-19T16:11:47Z"/>
          <w:rFonts w:ascii="Roboto Mono" w:cs="Roboto Mono" w:eastAsia="Roboto Mono" w:hAnsi="Roboto Mono"/>
          <w:sz w:val="26"/>
          <w:szCs w:val="26"/>
        </w:rPr>
      </w:pPr>
      <w:ins w:author="DAVID ALEJANDRO CASTILLO MENDEZ" w:id="3" w:date="2021-07-19T16:11:47Z">
        <w:r w:rsidDel="00000000" w:rsidR="00000000" w:rsidRPr="00000000">
          <w:rPr>
            <w:rtl w:val="0"/>
          </w:rPr>
        </w:r>
      </w:ins>
    </w:p>
    <w:p w:rsidR="00000000" w:rsidDel="00000000" w:rsidP="00000000" w:rsidRDefault="00000000" w:rsidRPr="00000000" w14:paraId="00000021">
      <w:pPr>
        <w:spacing w:after="240" w:before="240" w:lineRule="auto"/>
        <w:jc w:val="center"/>
        <w:rPr>
          <w:ins w:author="DAVID ALEJANDRO CASTILLO MENDEZ" w:id="3" w:date="2021-07-19T16:11:47Z"/>
          <w:rFonts w:ascii="Roboto Mono" w:cs="Roboto Mono" w:eastAsia="Roboto Mono" w:hAnsi="Roboto Mono"/>
          <w:sz w:val="26"/>
          <w:szCs w:val="26"/>
        </w:rPr>
      </w:pPr>
      <w:ins w:author="DAVID ALEJANDRO CASTILLO MENDEZ" w:id="3" w:date="2021-07-19T16:11:47Z">
        <w:r w:rsidDel="00000000" w:rsidR="00000000" w:rsidRPr="00000000">
          <w:rPr>
            <w:rtl w:val="0"/>
          </w:rPr>
        </w:r>
      </w:ins>
    </w:p>
    <w:p w:rsidR="00000000" w:rsidDel="00000000" w:rsidP="00000000" w:rsidRDefault="00000000" w:rsidRPr="00000000" w14:paraId="00000022">
      <w:pPr>
        <w:spacing w:after="240" w:before="240" w:lineRule="auto"/>
        <w:jc w:val="center"/>
        <w:rPr>
          <w:ins w:author="DAVID ALEJANDRO CASTILLO MENDEZ" w:id="3" w:date="2021-07-19T16:11:47Z"/>
          <w:rFonts w:ascii="Roboto Mono" w:cs="Roboto Mono" w:eastAsia="Roboto Mono" w:hAnsi="Roboto Mono"/>
          <w:sz w:val="26"/>
          <w:szCs w:val="26"/>
        </w:rPr>
      </w:pPr>
      <w:ins w:author="DAVID ALEJANDRO CASTILLO MENDEZ" w:id="3" w:date="2021-07-19T16:11:47Z">
        <w:r w:rsidDel="00000000" w:rsidR="00000000" w:rsidRPr="00000000">
          <w:rPr>
            <w:rFonts w:ascii="Roboto Mono" w:cs="Roboto Mono" w:eastAsia="Roboto Mono" w:hAnsi="Roboto Mono"/>
            <w:sz w:val="26"/>
            <w:szCs w:val="26"/>
            <w:rtl w:val="0"/>
          </w:rPr>
          <w:t xml:space="preserve">Creamos el Archivo de configuración en la carpeta /etc/apache2/sites-available/ para que apunte a la nueva pagina web alojada en el paso anterior</w:t>
          <w:br w:type="textWrapping"/>
        </w:r>
        <w:r w:rsidDel="00000000" w:rsidR="00000000" w:rsidRPr="00000000">
          <w:rPr>
            <w:rFonts w:ascii="Roboto Mono" w:cs="Roboto Mono" w:eastAsia="Roboto Mono" w:hAnsi="Roboto Mono"/>
            <w:sz w:val="26"/>
            <w:szCs w:val="26"/>
          </w:rPr>
          <w:drawing>
            <wp:inline distB="114300" distT="114300" distL="114300" distR="114300">
              <wp:extent cx="5731200" cy="876300"/>
              <wp:effectExtent b="0" l="0" r="0" t="0"/>
              <wp:docPr id="35"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731200" cy="876300"/>
                      </a:xfrm>
                      <a:prstGeom prst="rect"/>
                      <a:ln/>
                    </pic:spPr>
                  </pic:pic>
                </a:graphicData>
              </a:graphic>
            </wp:inline>
          </w:drawing>
        </w:r>
        <w:r w:rsidDel="00000000" w:rsidR="00000000" w:rsidRPr="00000000">
          <w:rPr>
            <w:rFonts w:ascii="Roboto Mono" w:cs="Roboto Mono" w:eastAsia="Roboto Mono" w:hAnsi="Roboto Mono"/>
            <w:sz w:val="26"/>
            <w:szCs w:val="26"/>
            <w:rtl w:val="0"/>
          </w:rPr>
          <w:br w:type="textWrapping"/>
        </w:r>
        <w:r w:rsidDel="00000000" w:rsidR="00000000" w:rsidRPr="00000000">
          <w:rPr>
            <w:rFonts w:ascii="Roboto Mono" w:cs="Roboto Mono" w:eastAsia="Roboto Mono" w:hAnsi="Roboto Mono"/>
            <w:sz w:val="26"/>
            <w:szCs w:val="26"/>
          </w:rPr>
          <w:drawing>
            <wp:inline distB="114300" distT="114300" distL="114300" distR="114300">
              <wp:extent cx="5731200" cy="254000"/>
              <wp:effectExtent b="0" l="0" r="0" t="0"/>
              <wp:docPr id="28"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731200" cy="254000"/>
                      </a:xfrm>
                      <a:prstGeom prst="rect"/>
                      <a:ln/>
                    </pic:spPr>
                  </pic:pic>
                </a:graphicData>
              </a:graphic>
            </wp:inline>
          </w:drawing>
        </w:r>
        <w:r w:rsidDel="00000000" w:rsidR="00000000" w:rsidRPr="00000000">
          <w:rPr>
            <w:rFonts w:ascii="Roboto Mono" w:cs="Roboto Mono" w:eastAsia="Roboto Mono" w:hAnsi="Roboto Mono"/>
            <w:sz w:val="26"/>
            <w:szCs w:val="26"/>
            <w:rtl w:val="0"/>
          </w:rPr>
          <w:br w:type="textWrapping"/>
        </w:r>
        <w:r w:rsidDel="00000000" w:rsidR="00000000" w:rsidRPr="00000000">
          <w:rPr>
            <w:rFonts w:ascii="Roboto Mono" w:cs="Roboto Mono" w:eastAsia="Roboto Mono" w:hAnsi="Roboto Mono"/>
            <w:sz w:val="26"/>
            <w:szCs w:val="26"/>
          </w:rPr>
          <w:drawing>
            <wp:inline distB="114300" distT="114300" distL="114300" distR="114300">
              <wp:extent cx="5731200" cy="1473200"/>
              <wp:effectExtent b="0" l="0" r="0" t="0"/>
              <wp:docPr id="1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1473200"/>
                      </a:xfrm>
                      <a:prstGeom prst="rect"/>
                      <a:ln/>
                    </pic:spPr>
                  </pic:pic>
                </a:graphicData>
              </a:graphic>
            </wp:inline>
          </w:drawing>
        </w:r>
        <w:r w:rsidDel="00000000" w:rsidR="00000000" w:rsidRPr="00000000">
          <w:rPr>
            <w:rtl w:val="0"/>
          </w:rPr>
        </w:r>
      </w:ins>
    </w:p>
    <w:p w:rsidR="00000000" w:rsidDel="00000000" w:rsidP="00000000" w:rsidRDefault="00000000" w:rsidRPr="00000000" w14:paraId="00000023">
      <w:pPr>
        <w:spacing w:after="240" w:before="240" w:lineRule="auto"/>
        <w:jc w:val="center"/>
        <w:rPr>
          <w:ins w:author="DAVID ALEJANDRO CASTILLO MENDEZ" w:id="3" w:date="2021-07-19T16:11:47Z"/>
          <w:rFonts w:ascii="Roboto Mono" w:cs="Roboto Mono" w:eastAsia="Roboto Mono" w:hAnsi="Roboto Mono"/>
          <w:sz w:val="26"/>
          <w:szCs w:val="26"/>
        </w:rPr>
      </w:pPr>
      <w:ins w:author="DAVID ALEJANDRO CASTILLO MENDEZ" w:id="3" w:date="2021-07-19T16:11:47Z">
        <w:r w:rsidDel="00000000" w:rsidR="00000000" w:rsidRPr="00000000">
          <w:rPr>
            <w:rFonts w:ascii="Roboto Mono" w:cs="Roboto Mono" w:eastAsia="Roboto Mono" w:hAnsi="Roboto Mono"/>
            <w:sz w:val="26"/>
            <w:szCs w:val="26"/>
            <w:rtl w:val="0"/>
          </w:rPr>
          <w:t xml:space="preserve">Habilitamos el archivo de configuración con a2ensite &lt;NombredelArchivoaActivar&gt; y lo verificamos con /etc/apache2/sites-enable/</w:t>
          <w:br w:type="textWrapping"/>
        </w:r>
        <w:r w:rsidDel="00000000" w:rsidR="00000000" w:rsidRPr="00000000">
          <w:rPr>
            <w:rFonts w:ascii="Roboto Mono" w:cs="Roboto Mono" w:eastAsia="Roboto Mono" w:hAnsi="Roboto Mono"/>
            <w:sz w:val="26"/>
            <w:szCs w:val="26"/>
          </w:rPr>
          <w:drawing>
            <wp:inline distB="114300" distT="114300" distL="114300" distR="114300">
              <wp:extent cx="5119808" cy="1765811"/>
              <wp:effectExtent b="0" l="0" r="0" t="0"/>
              <wp:docPr id="1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119808" cy="1765811"/>
                      </a:xfrm>
                      <a:prstGeom prst="rect"/>
                      <a:ln/>
                    </pic:spPr>
                  </pic:pic>
                </a:graphicData>
              </a:graphic>
            </wp:inline>
          </w:drawing>
        </w:r>
        <w:r w:rsidDel="00000000" w:rsidR="00000000" w:rsidRPr="00000000">
          <w:rPr>
            <w:rtl w:val="0"/>
          </w:rPr>
        </w:r>
      </w:ins>
    </w:p>
    <w:p w:rsidR="00000000" w:rsidDel="00000000" w:rsidP="00000000" w:rsidRDefault="00000000" w:rsidRPr="00000000" w14:paraId="00000024">
      <w:pPr>
        <w:spacing w:after="240" w:before="240" w:lineRule="auto"/>
        <w:jc w:val="center"/>
        <w:rPr>
          <w:ins w:author="DAVID ALEJANDRO CASTILLO MENDEZ" w:id="3" w:date="2021-07-19T16:11:47Z"/>
          <w:rFonts w:ascii="Roboto Mono" w:cs="Roboto Mono" w:eastAsia="Roboto Mono" w:hAnsi="Roboto Mono"/>
          <w:sz w:val="26"/>
          <w:szCs w:val="26"/>
        </w:rPr>
      </w:pPr>
      <w:ins w:author="DAVID ALEJANDRO CASTILLO MENDEZ" w:id="3" w:date="2021-07-19T16:11:47Z">
        <w:r w:rsidDel="00000000" w:rsidR="00000000" w:rsidRPr="00000000">
          <w:rPr>
            <w:rtl w:val="0"/>
          </w:rPr>
        </w:r>
      </w:ins>
    </w:p>
    <w:p w:rsidR="00000000" w:rsidDel="00000000" w:rsidP="00000000" w:rsidRDefault="00000000" w:rsidRPr="00000000" w14:paraId="00000025">
      <w:pPr>
        <w:spacing w:after="240" w:before="240" w:lineRule="auto"/>
        <w:jc w:val="center"/>
        <w:rPr>
          <w:ins w:author="DAVID ALEJANDRO CASTILLO MENDEZ" w:id="3" w:date="2021-07-19T16:11:47Z"/>
          <w:rFonts w:ascii="Roboto Mono" w:cs="Roboto Mono" w:eastAsia="Roboto Mono" w:hAnsi="Roboto Mono"/>
          <w:sz w:val="26"/>
          <w:szCs w:val="26"/>
        </w:rPr>
      </w:pPr>
      <w:ins w:author="DAVID ALEJANDRO CASTILLO MENDEZ" w:id="3" w:date="2021-07-19T16:11:47Z">
        <w:r w:rsidDel="00000000" w:rsidR="00000000" w:rsidRPr="00000000">
          <w:rPr>
            <w:rtl w:val="0"/>
          </w:rPr>
        </w:r>
      </w:ins>
    </w:p>
    <w:p w:rsidR="00000000" w:rsidDel="00000000" w:rsidP="00000000" w:rsidRDefault="00000000" w:rsidRPr="00000000" w14:paraId="00000026">
      <w:pPr>
        <w:spacing w:after="240" w:before="240" w:lineRule="auto"/>
        <w:jc w:val="center"/>
        <w:rPr>
          <w:ins w:author="DAVID ALEJANDRO CASTILLO MENDEZ" w:id="3" w:date="2021-07-19T16:11:47Z"/>
          <w:rFonts w:ascii="Roboto Mono" w:cs="Roboto Mono" w:eastAsia="Roboto Mono" w:hAnsi="Roboto Mono"/>
          <w:sz w:val="26"/>
          <w:szCs w:val="26"/>
        </w:rPr>
      </w:pPr>
      <w:ins w:author="DAVID ALEJANDRO CASTILLO MENDEZ" w:id="3" w:date="2021-07-19T16:11:47Z">
        <w:r w:rsidDel="00000000" w:rsidR="00000000" w:rsidRPr="00000000">
          <w:rPr>
            <w:rtl w:val="0"/>
          </w:rPr>
        </w:r>
      </w:ins>
    </w:p>
    <w:p w:rsidR="00000000" w:rsidDel="00000000" w:rsidP="00000000" w:rsidRDefault="00000000" w:rsidRPr="00000000" w14:paraId="00000027">
      <w:pPr>
        <w:spacing w:after="240" w:before="240" w:lineRule="auto"/>
        <w:jc w:val="center"/>
        <w:rPr>
          <w:ins w:author="DAVID ALEJANDRO CASTILLO MENDEZ" w:id="3" w:date="2021-07-19T16:11:47Z"/>
          <w:rFonts w:ascii="Roboto Mono" w:cs="Roboto Mono" w:eastAsia="Roboto Mono" w:hAnsi="Roboto Mono"/>
          <w:sz w:val="26"/>
          <w:szCs w:val="26"/>
        </w:rPr>
      </w:pPr>
      <w:ins w:author="DAVID ALEJANDRO CASTILLO MENDEZ" w:id="3" w:date="2021-07-19T16:11:47Z">
        <w:r w:rsidDel="00000000" w:rsidR="00000000" w:rsidRPr="00000000">
          <w:rPr>
            <w:rtl w:val="0"/>
          </w:rPr>
        </w:r>
      </w:ins>
    </w:p>
    <w:p w:rsidR="00000000" w:rsidDel="00000000" w:rsidP="00000000" w:rsidRDefault="00000000" w:rsidRPr="00000000" w14:paraId="00000028">
      <w:pPr>
        <w:spacing w:after="240" w:before="240" w:lineRule="auto"/>
        <w:jc w:val="center"/>
        <w:rPr>
          <w:ins w:author="DAVID ALEJANDRO CASTILLO MENDEZ" w:id="3" w:date="2021-07-19T16:11:47Z"/>
          <w:rFonts w:ascii="Roboto Mono" w:cs="Roboto Mono" w:eastAsia="Roboto Mono" w:hAnsi="Roboto Mono"/>
          <w:sz w:val="26"/>
          <w:szCs w:val="26"/>
        </w:rPr>
      </w:pPr>
      <w:ins w:author="DAVID ALEJANDRO CASTILLO MENDEZ" w:id="3" w:date="2021-07-19T16:11:47Z">
        <w:r w:rsidDel="00000000" w:rsidR="00000000" w:rsidRPr="00000000">
          <w:rPr>
            <w:rtl w:val="0"/>
          </w:rPr>
        </w:r>
      </w:ins>
    </w:p>
    <w:p w:rsidR="00000000" w:rsidDel="00000000" w:rsidP="00000000" w:rsidRDefault="00000000" w:rsidRPr="00000000" w14:paraId="00000029">
      <w:pPr>
        <w:spacing w:after="240" w:before="240" w:lineRule="auto"/>
        <w:jc w:val="center"/>
        <w:rPr>
          <w:ins w:author="DAVID ALEJANDRO CASTILLO MENDEZ" w:id="3" w:date="2021-07-19T16:11:47Z"/>
          <w:rFonts w:ascii="Roboto Mono" w:cs="Roboto Mono" w:eastAsia="Roboto Mono" w:hAnsi="Roboto Mono"/>
          <w:sz w:val="26"/>
          <w:szCs w:val="26"/>
        </w:rPr>
      </w:pPr>
      <w:ins w:author="DAVID ALEJANDRO CASTILLO MENDEZ" w:id="3" w:date="2021-07-19T16:11:47Z">
        <w:r w:rsidDel="00000000" w:rsidR="00000000" w:rsidRPr="00000000">
          <w:rPr>
            <w:rFonts w:ascii="Roboto Mono" w:cs="Roboto Mono" w:eastAsia="Roboto Mono" w:hAnsi="Roboto Mono"/>
            <w:sz w:val="26"/>
            <w:szCs w:val="26"/>
            <w:rtl w:val="0"/>
          </w:rPr>
          <w:t xml:space="preserve">Recargamos el servicio de apache y verificamos que Host virtuales están activos con apachectl -S</w:t>
        </w:r>
      </w:ins>
    </w:p>
    <w:p w:rsidR="00000000" w:rsidDel="00000000" w:rsidP="00000000" w:rsidRDefault="00000000" w:rsidRPr="00000000" w14:paraId="0000002A">
      <w:pPr>
        <w:spacing w:after="240" w:before="240" w:lineRule="auto"/>
        <w:jc w:val="center"/>
        <w:rPr>
          <w:ins w:author="DAVID ALEJANDRO CASTILLO MENDEZ" w:id="3" w:date="2021-07-19T16:11:47Z"/>
          <w:rFonts w:ascii="Roboto Mono" w:cs="Roboto Mono" w:eastAsia="Roboto Mono" w:hAnsi="Roboto Mono"/>
          <w:sz w:val="26"/>
          <w:szCs w:val="26"/>
        </w:rPr>
      </w:pPr>
      <w:ins w:author="DAVID ALEJANDRO CASTILLO MENDEZ" w:id="3" w:date="2021-07-19T16:11:47Z">
        <w:r w:rsidDel="00000000" w:rsidR="00000000" w:rsidRPr="00000000">
          <w:rPr>
            <w:rFonts w:ascii="Roboto Mono" w:cs="Roboto Mono" w:eastAsia="Roboto Mono" w:hAnsi="Roboto Mono"/>
            <w:sz w:val="26"/>
            <w:szCs w:val="26"/>
          </w:rPr>
          <w:drawing>
            <wp:inline distB="114300" distT="114300" distL="114300" distR="114300">
              <wp:extent cx="5731200" cy="2540000"/>
              <wp:effectExtent b="0" l="0" r="0" t="0"/>
              <wp:docPr id="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2540000"/>
                      </a:xfrm>
                      <a:prstGeom prst="rect"/>
                      <a:ln/>
                    </pic:spPr>
                  </pic:pic>
                </a:graphicData>
              </a:graphic>
            </wp:inline>
          </w:drawing>
        </w:r>
        <w:r w:rsidDel="00000000" w:rsidR="00000000" w:rsidRPr="00000000">
          <w:rPr>
            <w:rFonts w:ascii="Roboto Mono" w:cs="Roboto Mono" w:eastAsia="Roboto Mono" w:hAnsi="Roboto Mono"/>
            <w:sz w:val="26"/>
            <w:szCs w:val="26"/>
            <w:rtl w:val="0"/>
          </w:rPr>
          <w:br w:type="textWrapping"/>
          <w:t xml:space="preserve">Desactivamos la página default, solo por si acaso</w:t>
          <w:br w:type="textWrapping"/>
        </w:r>
        <w:r w:rsidDel="00000000" w:rsidR="00000000" w:rsidRPr="00000000">
          <w:rPr>
            <w:rFonts w:ascii="Roboto Mono" w:cs="Roboto Mono" w:eastAsia="Roboto Mono" w:hAnsi="Roboto Mono"/>
            <w:sz w:val="26"/>
            <w:szCs w:val="26"/>
          </w:rPr>
          <w:drawing>
            <wp:inline distB="114300" distT="114300" distL="114300" distR="114300">
              <wp:extent cx="4597004" cy="709676"/>
              <wp:effectExtent b="0" l="0" r="0" t="0"/>
              <wp:docPr id="20"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597004" cy="709676"/>
                      </a:xfrm>
                      <a:prstGeom prst="rect"/>
                      <a:ln/>
                    </pic:spPr>
                  </pic:pic>
                </a:graphicData>
              </a:graphic>
            </wp:inline>
          </w:drawing>
        </w:r>
        <w:r w:rsidDel="00000000" w:rsidR="00000000" w:rsidRPr="00000000">
          <w:rPr>
            <w:rFonts w:ascii="Roboto Mono" w:cs="Roboto Mono" w:eastAsia="Roboto Mono" w:hAnsi="Roboto Mono"/>
            <w:sz w:val="26"/>
            <w:szCs w:val="26"/>
            <w:rtl w:val="0"/>
          </w:rPr>
          <w:br w:type="textWrapping"/>
          <w:t xml:space="preserve">Ahora recargamos la pagina con la dirección de nuestra maquina virtual</w:t>
        </w:r>
      </w:ins>
    </w:p>
    <w:p w:rsidR="00000000" w:rsidDel="00000000" w:rsidP="00000000" w:rsidRDefault="00000000" w:rsidRPr="00000000" w14:paraId="0000002B">
      <w:pPr>
        <w:spacing w:after="240" w:before="240" w:lineRule="auto"/>
        <w:jc w:val="center"/>
        <w:rPr>
          <w:ins w:author="DAVID ALEJANDRO CASTILLO MENDEZ" w:id="3" w:date="2021-07-19T16:11:47Z"/>
          <w:rFonts w:ascii="Roboto Mono" w:cs="Roboto Mono" w:eastAsia="Roboto Mono" w:hAnsi="Roboto Mono"/>
          <w:sz w:val="26"/>
          <w:szCs w:val="26"/>
        </w:rPr>
      </w:pPr>
      <w:ins w:author="DAVID ALEJANDRO CASTILLO MENDEZ" w:id="3" w:date="2021-07-19T16:11:47Z">
        <w:r w:rsidDel="00000000" w:rsidR="00000000" w:rsidRPr="00000000">
          <w:rPr>
            <w:rtl w:val="0"/>
          </w:rPr>
        </w:r>
      </w:ins>
    </w:p>
    <w:p w:rsidR="00000000" w:rsidDel="00000000" w:rsidP="00000000" w:rsidRDefault="00000000" w:rsidRPr="00000000" w14:paraId="0000002C">
      <w:pPr>
        <w:spacing w:after="240" w:before="240" w:lineRule="auto"/>
        <w:jc w:val="center"/>
        <w:rPr>
          <w:ins w:author="DAVID ALEJANDRO CASTILLO MENDEZ" w:id="3" w:date="2021-07-19T16:11:47Z"/>
          <w:rFonts w:ascii="Roboto Mono" w:cs="Roboto Mono" w:eastAsia="Roboto Mono" w:hAnsi="Roboto Mono"/>
          <w:sz w:val="26"/>
          <w:szCs w:val="26"/>
        </w:rPr>
      </w:pPr>
      <w:ins w:author="DAVID ALEJANDRO CASTILLO MENDEZ" w:id="3" w:date="2021-07-19T16:11:47Z">
        <w:r w:rsidDel="00000000" w:rsidR="00000000" w:rsidRPr="00000000">
          <w:rPr>
            <w:rFonts w:ascii="Roboto Mono" w:cs="Roboto Mono" w:eastAsia="Roboto Mono" w:hAnsi="Roboto Mono"/>
            <w:sz w:val="26"/>
            <w:szCs w:val="26"/>
          </w:rPr>
          <w:drawing>
            <wp:inline distB="114300" distT="114300" distL="114300" distR="114300">
              <wp:extent cx="5731200" cy="2578100"/>
              <wp:effectExtent b="0" l="0" r="0" t="0"/>
              <wp:docPr id="19"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rot="5400000">
                        <a:off x="0" y="0"/>
                        <a:ext cx="5731200" cy="2578100"/>
                      </a:xfrm>
                      <a:prstGeom prst="rect"/>
                      <a:ln/>
                    </pic:spPr>
                  </pic:pic>
                </a:graphicData>
              </a:graphic>
            </wp:inline>
          </w:drawing>
        </w:r>
        <w:r w:rsidDel="00000000" w:rsidR="00000000" w:rsidRPr="00000000">
          <w:rPr>
            <w:rtl w:val="0"/>
          </w:rPr>
        </w:r>
      </w:ins>
    </w:p>
    <w:p w:rsidR="00000000" w:rsidDel="00000000" w:rsidP="00000000" w:rsidRDefault="00000000" w:rsidRPr="00000000" w14:paraId="0000002D">
      <w:pPr>
        <w:spacing w:after="240" w:before="240" w:lineRule="auto"/>
        <w:jc w:val="center"/>
        <w:rPr>
          <w:ins w:author="DAVID ALEJANDRO CASTILLO MENDEZ" w:id="3" w:date="2021-07-19T16:11:47Z"/>
          <w:rFonts w:ascii="Roboto Mono" w:cs="Roboto Mono" w:eastAsia="Roboto Mono" w:hAnsi="Roboto Mono"/>
          <w:sz w:val="26"/>
          <w:szCs w:val="26"/>
        </w:rPr>
      </w:pPr>
      <w:ins w:author="DAVID ALEJANDRO CASTILLO MENDEZ" w:id="3" w:date="2021-07-19T16:11:47Z">
        <w:r w:rsidDel="00000000" w:rsidR="00000000" w:rsidRPr="00000000">
          <w:rPr>
            <w:rFonts w:ascii="Roboto Mono" w:cs="Roboto Mono" w:eastAsia="Roboto Mono" w:hAnsi="Roboto Mono"/>
            <w:sz w:val="26"/>
            <w:szCs w:val="26"/>
            <w:rtl w:val="0"/>
          </w:rPr>
          <w:t xml:space="preserve">Podemos ver como se muestra el template que importamos con la dirección IP de nuestra máquina virtual en nuestra máquina física</w:t>
        </w:r>
      </w:ins>
    </w:p>
    <w:p w:rsidR="00000000" w:rsidDel="00000000" w:rsidP="00000000" w:rsidRDefault="00000000" w:rsidRPr="00000000" w14:paraId="0000002E">
      <w:pPr>
        <w:spacing w:after="240" w:before="240" w:lineRule="auto"/>
        <w:jc w:val="center"/>
        <w:rPr>
          <w:ins w:author="DAVID ALEJANDRO CASTILLO MENDEZ" w:id="3" w:date="2021-07-19T16:11:47Z"/>
          <w:rFonts w:ascii="Roboto Mono" w:cs="Roboto Mono" w:eastAsia="Roboto Mono" w:hAnsi="Roboto Mono"/>
          <w:sz w:val="26"/>
          <w:szCs w:val="26"/>
        </w:rPr>
      </w:pPr>
      <w:ins w:author="DAVID ALEJANDRO CASTILLO MENDEZ" w:id="3" w:date="2021-07-19T16:11:47Z">
        <w:r w:rsidDel="00000000" w:rsidR="00000000" w:rsidRPr="00000000">
          <w:rPr>
            <w:rtl w:val="0"/>
          </w:rPr>
        </w:r>
      </w:ins>
    </w:p>
    <w:p w:rsidR="00000000" w:rsidDel="00000000" w:rsidP="00000000" w:rsidRDefault="00000000" w:rsidRPr="00000000" w14:paraId="0000002F">
      <w:pPr>
        <w:spacing w:after="240" w:before="240" w:lineRule="auto"/>
        <w:jc w:val="center"/>
        <w:rPr>
          <w:ins w:author="AXEL EDUARDO GONZALEZ BERNAL" w:id="4" w:date="2021-07-19T03:53:34Z"/>
          <w:rFonts w:ascii="Roboto Mono" w:cs="Roboto Mono" w:eastAsia="Roboto Mono" w:hAnsi="Roboto Mono"/>
          <w:sz w:val="26"/>
          <w:szCs w:val="26"/>
          <w:rPrChange w:author="DAVID ALEJANDRO CASTILLO MENDEZ" w:id="5" w:date="2021-07-19T16:11:47Z">
            <w:rPr>
              <w:rFonts w:ascii="Roboto Mono" w:cs="Roboto Mono" w:eastAsia="Roboto Mono" w:hAnsi="Roboto Mono"/>
              <w:sz w:val="26"/>
              <w:szCs w:val="26"/>
            </w:rPr>
          </w:rPrChange>
        </w:rPr>
      </w:pPr>
      <w:ins w:author="AXEL EDUARDO GONZALEZ BERNAL" w:id="4" w:date="2021-07-19T03:53:34Z">
        <w:r w:rsidDel="00000000" w:rsidR="00000000" w:rsidRPr="00000000">
          <w:rPr>
            <w:rtl w:val="0"/>
          </w:rPr>
        </w:r>
      </w:ins>
    </w:p>
    <w:p w:rsidR="00000000" w:rsidDel="00000000" w:rsidP="00000000" w:rsidRDefault="00000000" w:rsidRPr="00000000" w14:paraId="00000030">
      <w:pPr>
        <w:spacing w:after="240" w:before="240" w:lineRule="auto"/>
        <w:jc w:val="center"/>
        <w:rPr>
          <w:ins w:author="AXEL EDUARDO GONZALEZ BERNAL" w:id="4" w:date="2021-07-19T03:53:34Z"/>
          <w:rFonts w:ascii="Roboto Mono" w:cs="Roboto Mono" w:eastAsia="Roboto Mono" w:hAnsi="Roboto Mono"/>
          <w:sz w:val="26"/>
          <w:szCs w:val="26"/>
          <w:rPrChange w:author="DAVID ALEJANDRO CASTILLO MENDEZ" w:id="5" w:date="2021-07-19T16:11:47Z">
            <w:rPr>
              <w:rFonts w:ascii="Roboto Mono" w:cs="Roboto Mono" w:eastAsia="Roboto Mono" w:hAnsi="Roboto Mono"/>
              <w:sz w:val="26"/>
              <w:szCs w:val="26"/>
            </w:rPr>
          </w:rPrChange>
        </w:rPr>
      </w:pPr>
      <w:ins w:author="AXEL EDUARDO GONZALEZ BERNAL" w:id="4" w:date="2021-07-19T03:53:34Z">
        <w:r w:rsidDel="00000000" w:rsidR="00000000" w:rsidRPr="00000000">
          <w:rPr>
            <w:rFonts w:ascii="Roboto Mono" w:cs="Roboto Mono" w:eastAsia="Roboto Mono" w:hAnsi="Roboto Mono"/>
            <w:sz w:val="26"/>
            <w:szCs w:val="26"/>
            <w:rtl w:val="0"/>
            <w:rPrChange w:author="DAVID ALEJANDRO CASTILLO MENDEZ" w:id="5" w:date="2021-07-19T16:11:47Z">
              <w:rPr>
                <w:rFonts w:ascii="Roboto Mono" w:cs="Roboto Mono" w:eastAsia="Roboto Mono" w:hAnsi="Roboto Mono"/>
                <w:sz w:val="26"/>
                <w:szCs w:val="26"/>
              </w:rPr>
            </w:rPrChange>
          </w:rPr>
          <w:t xml:space="preserve">Clonamos el repositorio del proyecto para empezar a obtener la integridad del proyecto</w:t>
        </w:r>
        <w:r w:rsidDel="00000000" w:rsidR="00000000" w:rsidRPr="00000000">
          <w:rPr>
            <w:rFonts w:ascii="Roboto Mono" w:cs="Roboto Mono" w:eastAsia="Roboto Mono" w:hAnsi="Roboto Mono"/>
            <w:sz w:val="26"/>
            <w:szCs w:val="26"/>
          </w:rPr>
          <w:drawing>
            <wp:inline distB="114300" distT="114300" distL="114300" distR="114300">
              <wp:extent cx="4857750" cy="3371850"/>
              <wp:effectExtent b="0" l="0" r="0" t="0"/>
              <wp:docPr id="13"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4857750" cy="3371850"/>
                      </a:xfrm>
                      <a:prstGeom prst="rect"/>
                      <a:ln/>
                    </pic:spPr>
                  </pic:pic>
                </a:graphicData>
              </a:graphic>
            </wp:inline>
          </w:drawing>
        </w:r>
        <w:r w:rsidDel="00000000" w:rsidR="00000000" w:rsidRPr="00000000">
          <w:rPr>
            <w:rtl w:val="0"/>
          </w:rPr>
        </w:r>
      </w:ins>
    </w:p>
    <w:p w:rsidR="00000000" w:rsidDel="00000000" w:rsidP="00000000" w:rsidRDefault="00000000" w:rsidRPr="00000000" w14:paraId="00000031">
      <w:pPr>
        <w:spacing w:after="240" w:before="240" w:lineRule="auto"/>
        <w:jc w:val="center"/>
        <w:rPr>
          <w:ins w:author="AXEL EDUARDO GONZALEZ BERNAL" w:id="4" w:date="2021-07-19T03:53:34Z"/>
          <w:rFonts w:ascii="Roboto Mono" w:cs="Roboto Mono" w:eastAsia="Roboto Mono" w:hAnsi="Roboto Mono"/>
          <w:sz w:val="26"/>
          <w:szCs w:val="26"/>
          <w:rPrChange w:author="DAVID ALEJANDRO CASTILLO MENDEZ" w:id="5" w:date="2021-07-19T16:11:47Z">
            <w:rPr>
              <w:rFonts w:ascii="Roboto Mono" w:cs="Roboto Mono" w:eastAsia="Roboto Mono" w:hAnsi="Roboto Mono"/>
              <w:sz w:val="26"/>
              <w:szCs w:val="26"/>
            </w:rPr>
          </w:rPrChange>
        </w:rPr>
      </w:pPr>
      <w:ins w:author="AXEL EDUARDO GONZALEZ BERNAL" w:id="4" w:date="2021-07-19T03:53:34Z">
        <w:r w:rsidDel="00000000" w:rsidR="00000000" w:rsidRPr="00000000">
          <w:rPr>
            <w:rFonts w:ascii="Roboto Mono" w:cs="Roboto Mono" w:eastAsia="Roboto Mono" w:hAnsi="Roboto Mono"/>
            <w:sz w:val="26"/>
            <w:szCs w:val="26"/>
            <w:rtl w:val="0"/>
            <w:rPrChange w:author="DAVID ALEJANDRO CASTILLO MENDEZ" w:id="5" w:date="2021-07-19T16:11:47Z">
              <w:rPr>
                <w:rFonts w:ascii="Roboto Mono" w:cs="Roboto Mono" w:eastAsia="Roboto Mono" w:hAnsi="Roboto Mono"/>
                <w:sz w:val="26"/>
                <w:szCs w:val="26"/>
              </w:rPr>
            </w:rPrChange>
          </w:rPr>
          <w:t xml:space="preserve">Comprimimos el proyecto y lo subimos al git para poder obtener la integridad del proyecto</w:t>
        </w:r>
        <w:r w:rsidDel="00000000" w:rsidR="00000000" w:rsidRPr="00000000">
          <w:rPr>
            <w:rFonts w:ascii="Roboto Mono" w:cs="Roboto Mono" w:eastAsia="Roboto Mono" w:hAnsi="Roboto Mono"/>
            <w:sz w:val="26"/>
            <w:szCs w:val="26"/>
          </w:rPr>
          <w:drawing>
            <wp:inline distB="114300" distT="114300" distL="114300" distR="114300">
              <wp:extent cx="3949538" cy="2356982"/>
              <wp:effectExtent b="0" l="0" r="0" t="0"/>
              <wp:docPr id="10" name="image10.png"/>
              <a:graphic>
                <a:graphicData uri="http://schemas.openxmlformats.org/drawingml/2006/picture">
                  <pic:pic>
                    <pic:nvPicPr>
                      <pic:cNvPr id="0" name="image10.png"/>
                      <pic:cNvPicPr preferRelativeResize="0"/>
                    </pic:nvPicPr>
                    <pic:blipFill>
                      <a:blip r:embed="rId28"/>
                      <a:srcRect b="0" l="0" r="58803" t="0"/>
                      <a:stretch>
                        <a:fillRect/>
                      </a:stretch>
                    </pic:blipFill>
                    <pic:spPr>
                      <a:xfrm>
                        <a:off x="0" y="0"/>
                        <a:ext cx="3949538" cy="2356982"/>
                      </a:xfrm>
                      <a:prstGeom prst="rect"/>
                      <a:ln/>
                    </pic:spPr>
                  </pic:pic>
                </a:graphicData>
              </a:graphic>
            </wp:inline>
          </w:drawing>
        </w:r>
        <w:r w:rsidDel="00000000" w:rsidR="00000000" w:rsidRPr="00000000">
          <w:rPr>
            <w:rtl w:val="0"/>
          </w:rPr>
        </w:r>
      </w:ins>
    </w:p>
    <w:p w:rsidR="00000000" w:rsidDel="00000000" w:rsidP="00000000" w:rsidRDefault="00000000" w:rsidRPr="00000000" w14:paraId="00000032">
      <w:pPr>
        <w:spacing w:after="240" w:before="240" w:lineRule="auto"/>
        <w:jc w:val="center"/>
        <w:rPr>
          <w:ins w:author="AXEL EDUARDO GONZALEZ BERNAL" w:id="4" w:date="2021-07-19T03:53:34Z"/>
          <w:rFonts w:ascii="Roboto Mono" w:cs="Roboto Mono" w:eastAsia="Roboto Mono" w:hAnsi="Roboto Mono"/>
          <w:sz w:val="26"/>
          <w:szCs w:val="26"/>
          <w:rPrChange w:author="DAVID ALEJANDRO CASTILLO MENDEZ" w:id="5" w:date="2021-07-19T16:11:47Z">
            <w:rPr>
              <w:rFonts w:ascii="Roboto Mono" w:cs="Roboto Mono" w:eastAsia="Roboto Mono" w:hAnsi="Roboto Mono"/>
              <w:sz w:val="26"/>
              <w:szCs w:val="26"/>
            </w:rPr>
          </w:rPrChange>
        </w:rPr>
      </w:pPr>
      <w:ins w:author="AXEL EDUARDO GONZALEZ BERNAL" w:id="4" w:date="2021-07-19T03:53:34Z">
        <w:r w:rsidDel="00000000" w:rsidR="00000000" w:rsidRPr="00000000">
          <w:rPr>
            <w:rtl w:val="0"/>
          </w:rPr>
        </w:r>
      </w:ins>
    </w:p>
    <w:p w:rsidR="00000000" w:rsidDel="00000000" w:rsidP="00000000" w:rsidRDefault="00000000" w:rsidRPr="00000000" w14:paraId="00000033">
      <w:pPr>
        <w:spacing w:after="240" w:before="240" w:lineRule="auto"/>
        <w:jc w:val="center"/>
        <w:rPr>
          <w:ins w:author="AXEL EDUARDO GONZALEZ BERNAL" w:id="4" w:date="2021-07-19T03:53:34Z"/>
          <w:rFonts w:ascii="Roboto Mono" w:cs="Roboto Mono" w:eastAsia="Roboto Mono" w:hAnsi="Roboto Mono"/>
          <w:sz w:val="26"/>
          <w:szCs w:val="26"/>
          <w:rPrChange w:author="DAVID ALEJANDRO CASTILLO MENDEZ" w:id="5" w:date="2021-07-19T16:11:47Z">
            <w:rPr>
              <w:rFonts w:ascii="Roboto Mono" w:cs="Roboto Mono" w:eastAsia="Roboto Mono" w:hAnsi="Roboto Mono"/>
              <w:sz w:val="26"/>
              <w:szCs w:val="26"/>
            </w:rPr>
          </w:rPrChange>
        </w:rPr>
      </w:pPr>
      <w:ins w:author="AXEL EDUARDO GONZALEZ BERNAL" w:id="4" w:date="2021-07-19T03:53:34Z">
        <w:r w:rsidDel="00000000" w:rsidR="00000000" w:rsidRPr="00000000">
          <w:rPr>
            <w:rFonts w:ascii="Roboto Mono" w:cs="Roboto Mono" w:eastAsia="Roboto Mono" w:hAnsi="Roboto Mono"/>
            <w:sz w:val="26"/>
            <w:szCs w:val="26"/>
            <w:rtl w:val="0"/>
            <w:rPrChange w:author="DAVID ALEJANDRO CASTILLO MENDEZ" w:id="5" w:date="2021-07-19T16:11:47Z">
              <w:rPr>
                <w:rFonts w:ascii="Roboto Mono" w:cs="Roboto Mono" w:eastAsia="Roboto Mono" w:hAnsi="Roboto Mono"/>
                <w:sz w:val="26"/>
                <w:szCs w:val="26"/>
              </w:rPr>
            </w:rPrChange>
          </w:rPr>
          <w:t xml:space="preserve">Actualizamos nuestro repositorio con pull para poder ver el archivo ProyectoRAR.zip</w:t>
        </w:r>
        <w:r w:rsidDel="00000000" w:rsidR="00000000" w:rsidRPr="00000000">
          <w:rPr>
            <w:rFonts w:ascii="Roboto Mono" w:cs="Roboto Mono" w:eastAsia="Roboto Mono" w:hAnsi="Roboto Mono"/>
            <w:sz w:val="26"/>
            <w:szCs w:val="26"/>
          </w:rPr>
          <w:drawing>
            <wp:inline distB="114300" distT="114300" distL="114300" distR="114300">
              <wp:extent cx="4772025" cy="2409825"/>
              <wp:effectExtent b="0" l="0" r="0" t="0"/>
              <wp:docPr id="2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4772025" cy="2409825"/>
                      </a:xfrm>
                      <a:prstGeom prst="rect"/>
                      <a:ln/>
                    </pic:spPr>
                  </pic:pic>
                </a:graphicData>
              </a:graphic>
            </wp:inline>
          </w:drawing>
        </w:r>
        <w:r w:rsidDel="00000000" w:rsidR="00000000" w:rsidRPr="00000000">
          <w:rPr>
            <w:rtl w:val="0"/>
          </w:rPr>
        </w:r>
      </w:ins>
    </w:p>
    <w:p w:rsidR="00000000" w:rsidDel="00000000" w:rsidP="00000000" w:rsidRDefault="00000000" w:rsidRPr="00000000" w14:paraId="00000034">
      <w:pPr>
        <w:spacing w:after="240" w:before="240" w:lineRule="auto"/>
        <w:jc w:val="center"/>
        <w:rPr>
          <w:ins w:author="AXEL EDUARDO GONZALEZ BERNAL" w:id="4" w:date="2021-07-19T03:53:34Z"/>
          <w:rFonts w:ascii="Roboto Mono" w:cs="Roboto Mono" w:eastAsia="Roboto Mono" w:hAnsi="Roboto Mono"/>
          <w:sz w:val="26"/>
          <w:szCs w:val="26"/>
          <w:rPrChange w:author="DAVID ALEJANDRO CASTILLO MENDEZ" w:id="5" w:date="2021-07-19T16:11:47Z">
            <w:rPr>
              <w:rFonts w:ascii="Roboto Mono" w:cs="Roboto Mono" w:eastAsia="Roboto Mono" w:hAnsi="Roboto Mono"/>
              <w:sz w:val="26"/>
              <w:szCs w:val="26"/>
            </w:rPr>
          </w:rPrChange>
        </w:rPr>
      </w:pPr>
      <w:ins w:author="AXEL EDUARDO GONZALEZ BERNAL" w:id="4" w:date="2021-07-19T03:53:34Z">
        <w:r w:rsidDel="00000000" w:rsidR="00000000" w:rsidRPr="00000000">
          <w:rPr>
            <w:rFonts w:ascii="Roboto Mono" w:cs="Roboto Mono" w:eastAsia="Roboto Mono" w:hAnsi="Roboto Mono"/>
            <w:sz w:val="26"/>
            <w:szCs w:val="26"/>
            <w:rtl w:val="0"/>
            <w:rPrChange w:author="DAVID ALEJANDRO CASTILLO MENDEZ" w:id="5" w:date="2021-07-19T16:11:47Z">
              <w:rPr>
                <w:rFonts w:ascii="Roboto Mono" w:cs="Roboto Mono" w:eastAsia="Roboto Mono" w:hAnsi="Roboto Mono"/>
                <w:sz w:val="26"/>
                <w:szCs w:val="26"/>
              </w:rPr>
            </w:rPrChange>
          </w:rPr>
          <w:t xml:space="preserve">Generamos un checksum con sha256sum y lo guardamos en ProyectoRAR.zip.sha256</w:t>
        </w:r>
        <w:r w:rsidDel="00000000" w:rsidR="00000000" w:rsidRPr="00000000">
          <w:rPr>
            <w:rFonts w:ascii="Roboto Mono" w:cs="Roboto Mono" w:eastAsia="Roboto Mono" w:hAnsi="Roboto Mono"/>
            <w:sz w:val="26"/>
            <w:szCs w:val="26"/>
          </w:rPr>
          <w:drawing>
            <wp:inline distB="114300" distT="114300" distL="114300" distR="114300">
              <wp:extent cx="4895850" cy="1076325"/>
              <wp:effectExtent b="0" l="0" r="0" t="0"/>
              <wp:docPr id="27"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4895850" cy="1076325"/>
                      </a:xfrm>
                      <a:prstGeom prst="rect"/>
                      <a:ln/>
                    </pic:spPr>
                  </pic:pic>
                </a:graphicData>
              </a:graphic>
            </wp:inline>
          </w:drawing>
        </w:r>
        <w:r w:rsidDel="00000000" w:rsidR="00000000" w:rsidRPr="00000000">
          <w:rPr>
            <w:rtl w:val="0"/>
          </w:rPr>
        </w:r>
      </w:ins>
    </w:p>
    <w:p w:rsidR="00000000" w:rsidDel="00000000" w:rsidP="00000000" w:rsidRDefault="00000000" w:rsidRPr="00000000" w14:paraId="00000035">
      <w:pPr>
        <w:spacing w:after="240" w:before="240" w:lineRule="auto"/>
        <w:jc w:val="center"/>
        <w:rPr>
          <w:ins w:author="AXEL EDUARDO GONZALEZ BERNAL" w:id="4" w:date="2021-07-19T03:53:34Z"/>
          <w:rFonts w:ascii="Roboto Mono" w:cs="Roboto Mono" w:eastAsia="Roboto Mono" w:hAnsi="Roboto Mono"/>
          <w:sz w:val="26"/>
          <w:szCs w:val="26"/>
          <w:rPrChange w:author="DAVID ALEJANDRO CASTILLO MENDEZ" w:id="5" w:date="2021-07-19T16:11:47Z">
            <w:rPr>
              <w:rFonts w:ascii="Roboto Mono" w:cs="Roboto Mono" w:eastAsia="Roboto Mono" w:hAnsi="Roboto Mono"/>
              <w:sz w:val="26"/>
              <w:szCs w:val="26"/>
            </w:rPr>
          </w:rPrChange>
        </w:rPr>
      </w:pPr>
      <w:ins w:author="AXEL EDUARDO GONZALEZ BERNAL" w:id="4" w:date="2021-07-19T03:53:34Z">
        <w:r w:rsidDel="00000000" w:rsidR="00000000" w:rsidRPr="00000000">
          <w:rPr>
            <w:rFonts w:ascii="Roboto Mono" w:cs="Roboto Mono" w:eastAsia="Roboto Mono" w:hAnsi="Roboto Mono"/>
            <w:sz w:val="26"/>
            <w:szCs w:val="26"/>
            <w:rtl w:val="0"/>
            <w:rPrChange w:author="DAVID ALEJANDRO CASTILLO MENDEZ" w:id="5" w:date="2021-07-19T16:11:47Z">
              <w:rPr>
                <w:rFonts w:ascii="Roboto Mono" w:cs="Roboto Mono" w:eastAsia="Roboto Mono" w:hAnsi="Roboto Mono"/>
                <w:sz w:val="26"/>
                <w:szCs w:val="26"/>
              </w:rPr>
            </w:rPrChange>
          </w:rPr>
          <w:t xml:space="preserve">Vemos el contenido del archivo ProyectoRAR.zip.sha256</w:t>
        </w:r>
        <w:r w:rsidDel="00000000" w:rsidR="00000000" w:rsidRPr="00000000">
          <w:rPr>
            <w:rFonts w:ascii="Roboto Mono" w:cs="Roboto Mono" w:eastAsia="Roboto Mono" w:hAnsi="Roboto Mono"/>
            <w:sz w:val="26"/>
            <w:szCs w:val="26"/>
          </w:rPr>
          <w:drawing>
            <wp:inline distB="114300" distT="114300" distL="114300" distR="114300">
              <wp:extent cx="5448300" cy="647700"/>
              <wp:effectExtent b="0" l="0" r="0" t="0"/>
              <wp:docPr id="33"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448300" cy="647700"/>
                      </a:xfrm>
                      <a:prstGeom prst="rect"/>
                      <a:ln/>
                    </pic:spPr>
                  </pic:pic>
                </a:graphicData>
              </a:graphic>
            </wp:inline>
          </w:drawing>
        </w:r>
        <w:r w:rsidDel="00000000" w:rsidR="00000000" w:rsidRPr="00000000">
          <w:rPr>
            <w:rtl w:val="0"/>
          </w:rPr>
        </w:r>
      </w:ins>
    </w:p>
    <w:p w:rsidR="00000000" w:rsidDel="00000000" w:rsidP="00000000" w:rsidRDefault="00000000" w:rsidRPr="00000000" w14:paraId="00000036">
      <w:pPr>
        <w:spacing w:after="240" w:before="240" w:lineRule="auto"/>
        <w:jc w:val="center"/>
        <w:rPr>
          <w:ins w:author="AXEL EDUARDO GONZALEZ BERNAL" w:id="4" w:date="2021-07-19T03:53:34Z"/>
          <w:rFonts w:ascii="Roboto Mono" w:cs="Roboto Mono" w:eastAsia="Roboto Mono" w:hAnsi="Roboto Mono"/>
          <w:sz w:val="26"/>
          <w:szCs w:val="26"/>
          <w:rPrChange w:author="DAVID ALEJANDRO CASTILLO MENDEZ" w:id="5" w:date="2021-07-19T16:11:47Z">
            <w:rPr>
              <w:rFonts w:ascii="Roboto Mono" w:cs="Roboto Mono" w:eastAsia="Roboto Mono" w:hAnsi="Roboto Mono"/>
              <w:sz w:val="26"/>
              <w:szCs w:val="26"/>
            </w:rPr>
          </w:rPrChange>
        </w:rPr>
      </w:pPr>
      <w:ins w:author="AXEL EDUARDO GONZALEZ BERNAL" w:id="4" w:date="2021-07-19T03:53:34Z">
        <w:r w:rsidDel="00000000" w:rsidR="00000000" w:rsidRPr="00000000">
          <w:rPr>
            <w:rtl w:val="0"/>
          </w:rPr>
        </w:r>
      </w:ins>
    </w:p>
    <w:p w:rsidR="00000000" w:rsidDel="00000000" w:rsidP="00000000" w:rsidRDefault="00000000" w:rsidRPr="00000000" w14:paraId="00000037">
      <w:pPr>
        <w:spacing w:after="240" w:before="240" w:lineRule="auto"/>
        <w:jc w:val="center"/>
        <w:rPr>
          <w:ins w:author="AXEL EDUARDO GONZALEZ BERNAL" w:id="4" w:date="2021-07-19T03:53:34Z"/>
          <w:rFonts w:ascii="Roboto Mono" w:cs="Roboto Mono" w:eastAsia="Roboto Mono" w:hAnsi="Roboto Mono"/>
          <w:sz w:val="26"/>
          <w:szCs w:val="26"/>
          <w:rPrChange w:author="DAVID ALEJANDRO CASTILLO MENDEZ" w:id="5" w:date="2021-07-19T16:11:47Z">
            <w:rPr>
              <w:rFonts w:ascii="Roboto Mono" w:cs="Roboto Mono" w:eastAsia="Roboto Mono" w:hAnsi="Roboto Mono"/>
              <w:sz w:val="26"/>
              <w:szCs w:val="26"/>
            </w:rPr>
          </w:rPrChange>
        </w:rPr>
      </w:pPr>
      <w:ins w:author="AXEL EDUARDO GONZALEZ BERNAL" w:id="4" w:date="2021-07-19T03:53:34Z">
        <w:r w:rsidDel="00000000" w:rsidR="00000000" w:rsidRPr="00000000">
          <w:rPr>
            <w:rFonts w:ascii="Roboto Mono" w:cs="Roboto Mono" w:eastAsia="Roboto Mono" w:hAnsi="Roboto Mono"/>
            <w:sz w:val="26"/>
            <w:szCs w:val="26"/>
            <w:rtl w:val="0"/>
            <w:rPrChange w:author="DAVID ALEJANDRO CASTILLO MENDEZ" w:id="5" w:date="2021-07-19T16:11:47Z">
              <w:rPr>
                <w:rFonts w:ascii="Roboto Mono" w:cs="Roboto Mono" w:eastAsia="Roboto Mono" w:hAnsi="Roboto Mono"/>
                <w:sz w:val="26"/>
                <w:szCs w:val="26"/>
              </w:rPr>
            </w:rPrChange>
          </w:rPr>
          <w:t xml:space="preserve">Generamos un hash del ProyectoRAR.zip</w:t>
        </w:r>
        <w:r w:rsidDel="00000000" w:rsidR="00000000" w:rsidRPr="00000000">
          <w:rPr>
            <w:rFonts w:ascii="Roboto Mono" w:cs="Roboto Mono" w:eastAsia="Roboto Mono" w:hAnsi="Roboto Mono"/>
            <w:sz w:val="26"/>
            <w:szCs w:val="26"/>
          </w:rPr>
          <w:drawing>
            <wp:inline distB="114300" distT="114300" distL="114300" distR="114300">
              <wp:extent cx="5467350" cy="704850"/>
              <wp:effectExtent b="0" l="0" r="0" t="0"/>
              <wp:docPr id="6"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467350" cy="704850"/>
                      </a:xfrm>
                      <a:prstGeom prst="rect"/>
                      <a:ln/>
                    </pic:spPr>
                  </pic:pic>
                </a:graphicData>
              </a:graphic>
            </wp:inline>
          </w:drawing>
        </w:r>
        <w:r w:rsidDel="00000000" w:rsidR="00000000" w:rsidRPr="00000000">
          <w:rPr>
            <w:rtl w:val="0"/>
          </w:rPr>
        </w:r>
      </w:ins>
    </w:p>
    <w:p w:rsidR="00000000" w:rsidDel="00000000" w:rsidP="00000000" w:rsidRDefault="00000000" w:rsidRPr="00000000" w14:paraId="00000038">
      <w:pPr>
        <w:spacing w:after="240" w:before="240" w:lineRule="auto"/>
        <w:jc w:val="center"/>
        <w:rPr>
          <w:ins w:author="AXEL EDUARDO GONZALEZ BERNAL" w:id="4" w:date="2021-07-19T03:53:34Z"/>
          <w:rFonts w:ascii="Roboto Mono" w:cs="Roboto Mono" w:eastAsia="Roboto Mono" w:hAnsi="Roboto Mono"/>
          <w:sz w:val="26"/>
          <w:szCs w:val="26"/>
          <w:rPrChange w:author="DAVID ALEJANDRO CASTILLO MENDEZ" w:id="5" w:date="2021-07-19T16:11:47Z">
            <w:rPr>
              <w:rFonts w:ascii="Roboto Mono" w:cs="Roboto Mono" w:eastAsia="Roboto Mono" w:hAnsi="Roboto Mono"/>
              <w:sz w:val="26"/>
              <w:szCs w:val="26"/>
            </w:rPr>
          </w:rPrChange>
        </w:rPr>
      </w:pPr>
      <w:ins w:author="AXEL EDUARDO GONZALEZ BERNAL" w:id="4" w:date="2021-07-19T03:53:34Z">
        <w:r w:rsidDel="00000000" w:rsidR="00000000" w:rsidRPr="00000000">
          <w:rPr>
            <w:rtl w:val="0"/>
          </w:rPr>
        </w:r>
      </w:ins>
    </w:p>
    <w:p w:rsidR="00000000" w:rsidDel="00000000" w:rsidP="00000000" w:rsidRDefault="00000000" w:rsidRPr="00000000" w14:paraId="00000039">
      <w:pPr>
        <w:spacing w:after="240" w:before="240" w:lineRule="auto"/>
        <w:jc w:val="center"/>
        <w:rPr>
          <w:ins w:author="AXEL EDUARDO GONZALEZ BERNAL" w:id="4" w:date="2021-07-19T03:53:34Z"/>
          <w:rFonts w:ascii="Roboto Mono" w:cs="Roboto Mono" w:eastAsia="Roboto Mono" w:hAnsi="Roboto Mono"/>
          <w:sz w:val="26"/>
          <w:szCs w:val="26"/>
          <w:rPrChange w:author="DAVID ALEJANDRO CASTILLO MENDEZ" w:id="5" w:date="2021-07-19T16:11:47Z">
            <w:rPr>
              <w:rFonts w:ascii="Roboto Mono" w:cs="Roboto Mono" w:eastAsia="Roboto Mono" w:hAnsi="Roboto Mono"/>
              <w:sz w:val="26"/>
              <w:szCs w:val="26"/>
            </w:rPr>
          </w:rPrChange>
        </w:rPr>
      </w:pPr>
      <w:ins w:author="AXEL EDUARDO GONZALEZ BERNAL" w:id="4" w:date="2021-07-19T03:53:34Z">
        <w:r w:rsidDel="00000000" w:rsidR="00000000" w:rsidRPr="00000000">
          <w:rPr>
            <w:rFonts w:ascii="Roboto Mono" w:cs="Roboto Mono" w:eastAsia="Roboto Mono" w:hAnsi="Roboto Mono"/>
            <w:sz w:val="26"/>
            <w:szCs w:val="26"/>
            <w:rtl w:val="0"/>
            <w:rPrChange w:author="DAVID ALEJANDRO CASTILLO MENDEZ" w:id="5" w:date="2021-07-19T16:11:47Z">
              <w:rPr>
                <w:rFonts w:ascii="Roboto Mono" w:cs="Roboto Mono" w:eastAsia="Roboto Mono" w:hAnsi="Roboto Mono"/>
                <w:sz w:val="26"/>
                <w:szCs w:val="26"/>
              </w:rPr>
            </w:rPrChange>
          </w:rPr>
          <w:t xml:space="preserve">Verificamos la integridad del proyecto con sha256sum -c</w:t>
        </w:r>
        <w:r w:rsidDel="00000000" w:rsidR="00000000" w:rsidRPr="00000000">
          <w:rPr>
            <w:rFonts w:ascii="Roboto Mono" w:cs="Roboto Mono" w:eastAsia="Roboto Mono" w:hAnsi="Roboto Mono"/>
            <w:sz w:val="26"/>
            <w:szCs w:val="26"/>
          </w:rPr>
          <w:drawing>
            <wp:inline distB="114300" distT="114300" distL="114300" distR="114300">
              <wp:extent cx="5731200" cy="546100"/>
              <wp:effectExtent b="0" l="0" r="0" t="0"/>
              <wp:docPr id="4"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731200" cy="546100"/>
                      </a:xfrm>
                      <a:prstGeom prst="rect"/>
                      <a:ln/>
                    </pic:spPr>
                  </pic:pic>
                </a:graphicData>
              </a:graphic>
            </wp:inline>
          </w:drawing>
        </w:r>
        <w:r w:rsidDel="00000000" w:rsidR="00000000" w:rsidRPr="00000000">
          <w:rPr>
            <w:rtl w:val="0"/>
          </w:rPr>
        </w:r>
      </w:ins>
    </w:p>
    <w:p w:rsidR="00000000" w:rsidDel="00000000" w:rsidP="00000000" w:rsidRDefault="00000000" w:rsidRPr="00000000" w14:paraId="0000003A">
      <w:pPr>
        <w:spacing w:after="240" w:before="240" w:lineRule="auto"/>
        <w:jc w:val="center"/>
        <w:rPr>
          <w:ins w:author="AXEL EDUARDO GONZALEZ BERNAL" w:id="4" w:date="2021-07-19T03:53:34Z"/>
          <w:rFonts w:ascii="Roboto Mono" w:cs="Roboto Mono" w:eastAsia="Roboto Mono" w:hAnsi="Roboto Mono"/>
          <w:sz w:val="26"/>
          <w:szCs w:val="26"/>
          <w:rPrChange w:author="DAVID ALEJANDRO CASTILLO MENDEZ" w:id="5" w:date="2021-07-19T16:11:47Z">
            <w:rPr>
              <w:rFonts w:ascii="Roboto Mono" w:cs="Roboto Mono" w:eastAsia="Roboto Mono" w:hAnsi="Roboto Mono"/>
              <w:sz w:val="26"/>
              <w:szCs w:val="26"/>
            </w:rPr>
          </w:rPrChange>
        </w:rPr>
      </w:pPr>
      <w:ins w:author="AXEL EDUARDO GONZALEZ BERNAL" w:id="4" w:date="2021-07-19T03:53:34Z">
        <w:r w:rsidDel="00000000" w:rsidR="00000000" w:rsidRPr="00000000">
          <w:rPr>
            <w:rFonts w:ascii="Roboto Mono" w:cs="Roboto Mono" w:eastAsia="Roboto Mono" w:hAnsi="Roboto Mono"/>
            <w:sz w:val="26"/>
            <w:szCs w:val="26"/>
            <w:rtl w:val="0"/>
            <w:rPrChange w:author="DAVID ALEJANDRO CASTILLO MENDEZ" w:id="5" w:date="2021-07-19T16:11:47Z">
              <w:rPr>
                <w:rFonts w:ascii="Roboto Mono" w:cs="Roboto Mono" w:eastAsia="Roboto Mono" w:hAnsi="Roboto Mono"/>
                <w:sz w:val="26"/>
                <w:szCs w:val="26"/>
              </w:rPr>
            </w:rPrChange>
          </w:rPr>
          <w:t xml:space="preserve">Subimos los cambios y el archivo ProyectoRAR.zip.sha256 al repositorio</w:t>
        </w:r>
        <w:r w:rsidDel="00000000" w:rsidR="00000000" w:rsidRPr="00000000">
          <w:rPr>
            <w:rFonts w:ascii="Roboto Mono" w:cs="Roboto Mono" w:eastAsia="Roboto Mono" w:hAnsi="Roboto Mono"/>
            <w:sz w:val="26"/>
            <w:szCs w:val="26"/>
          </w:rPr>
          <w:drawing>
            <wp:inline distB="114300" distT="114300" distL="114300" distR="114300">
              <wp:extent cx="5067300" cy="1600200"/>
              <wp:effectExtent b="0" l="0" r="0" t="0"/>
              <wp:docPr id="25"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067300" cy="1600200"/>
                      </a:xfrm>
                      <a:prstGeom prst="rect"/>
                      <a:ln/>
                    </pic:spPr>
                  </pic:pic>
                </a:graphicData>
              </a:graphic>
            </wp:inline>
          </w:drawing>
        </w:r>
        <w:r w:rsidDel="00000000" w:rsidR="00000000" w:rsidRPr="00000000">
          <w:rPr>
            <w:rtl w:val="0"/>
          </w:rPr>
        </w:r>
      </w:ins>
    </w:p>
    <w:p w:rsidR="00000000" w:rsidDel="00000000" w:rsidP="00000000" w:rsidRDefault="00000000" w:rsidRPr="00000000" w14:paraId="0000003B">
      <w:pPr>
        <w:spacing w:after="240" w:before="240" w:lineRule="auto"/>
        <w:jc w:val="center"/>
        <w:rPr>
          <w:ins w:author="AXEL EDUARDO GONZALEZ BERNAL" w:id="4" w:date="2021-07-19T03:53:34Z"/>
          <w:rFonts w:ascii="Roboto Mono" w:cs="Roboto Mono" w:eastAsia="Roboto Mono" w:hAnsi="Roboto Mono"/>
          <w:sz w:val="26"/>
          <w:szCs w:val="26"/>
          <w:rPrChange w:author="DAVID ALEJANDRO CASTILLO MENDEZ" w:id="5" w:date="2021-07-19T16:11:47Z">
            <w:rPr>
              <w:rFonts w:ascii="Roboto Mono" w:cs="Roboto Mono" w:eastAsia="Roboto Mono" w:hAnsi="Roboto Mono"/>
              <w:sz w:val="26"/>
              <w:szCs w:val="26"/>
            </w:rPr>
          </w:rPrChange>
        </w:rPr>
      </w:pPr>
      <w:ins w:author="AXEL EDUARDO GONZALEZ BERNAL" w:id="4" w:date="2021-07-19T03:53:34Z">
        <w:r w:rsidDel="00000000" w:rsidR="00000000" w:rsidRPr="00000000">
          <w:rPr>
            <w:rFonts w:ascii="Roboto Mono" w:cs="Roboto Mono" w:eastAsia="Roboto Mono" w:hAnsi="Roboto Mono"/>
            <w:sz w:val="26"/>
            <w:szCs w:val="26"/>
            <w:rtl w:val="0"/>
            <w:rPrChange w:author="DAVID ALEJANDRO CASTILLO MENDEZ" w:id="5" w:date="2021-07-19T16:11:47Z">
              <w:rPr>
                <w:rFonts w:ascii="Roboto Mono" w:cs="Roboto Mono" w:eastAsia="Roboto Mono" w:hAnsi="Roboto Mono"/>
                <w:sz w:val="26"/>
                <w:szCs w:val="26"/>
              </w:rPr>
            </w:rPrChange>
          </w:rPr>
          <w:t xml:space="preserve">El archivo de ProyectoRAR.zip.sha256 con el hash ya en el repositorio</w:t>
        </w:r>
        <w:r w:rsidDel="00000000" w:rsidR="00000000" w:rsidRPr="00000000">
          <w:rPr>
            <w:rFonts w:ascii="Roboto Mono" w:cs="Roboto Mono" w:eastAsia="Roboto Mono" w:hAnsi="Roboto Mono"/>
            <w:sz w:val="26"/>
            <w:szCs w:val="26"/>
          </w:rPr>
          <w:drawing>
            <wp:inline distB="114300" distT="114300" distL="114300" distR="114300">
              <wp:extent cx="5731200" cy="2197100"/>
              <wp:effectExtent b="0" l="0" r="0" t="0"/>
              <wp:docPr id="32"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731200" cy="2197100"/>
                      </a:xfrm>
                      <a:prstGeom prst="rect"/>
                      <a:ln/>
                    </pic:spPr>
                  </pic:pic>
                </a:graphicData>
              </a:graphic>
            </wp:inline>
          </w:drawing>
        </w:r>
        <w:r w:rsidDel="00000000" w:rsidR="00000000" w:rsidRPr="00000000">
          <w:rPr>
            <w:rtl w:val="0"/>
          </w:rPr>
        </w:r>
      </w:ins>
    </w:p>
    <w:p w:rsidR="00000000" w:rsidDel="00000000" w:rsidP="00000000" w:rsidRDefault="00000000" w:rsidRPr="00000000" w14:paraId="0000003C">
      <w:pPr>
        <w:spacing w:after="240" w:before="240" w:lineRule="auto"/>
        <w:jc w:val="center"/>
        <w:rPr>
          <w:ins w:author="AXEL EDUARDO GONZALEZ BERNAL" w:id="4" w:date="2021-07-19T03:53:34Z"/>
          <w:rFonts w:ascii="Roboto Mono" w:cs="Roboto Mono" w:eastAsia="Roboto Mono" w:hAnsi="Roboto Mono"/>
          <w:sz w:val="26"/>
          <w:szCs w:val="26"/>
          <w:rPrChange w:author="DAVID ALEJANDRO CASTILLO MENDEZ" w:id="5" w:date="2021-07-19T16:11:47Z">
            <w:rPr>
              <w:rFonts w:ascii="Roboto Mono" w:cs="Roboto Mono" w:eastAsia="Roboto Mono" w:hAnsi="Roboto Mono"/>
              <w:sz w:val="26"/>
              <w:szCs w:val="26"/>
            </w:rPr>
          </w:rPrChange>
        </w:rPr>
      </w:pPr>
      <w:ins w:author="AXEL EDUARDO GONZALEZ BERNAL" w:id="4" w:date="2021-07-19T03:53:34Z">
        <w:r w:rsidDel="00000000" w:rsidR="00000000" w:rsidRPr="00000000">
          <w:rPr>
            <w:rFonts w:ascii="Roboto Mono" w:cs="Roboto Mono" w:eastAsia="Roboto Mono" w:hAnsi="Roboto Mono"/>
            <w:sz w:val="26"/>
            <w:szCs w:val="26"/>
            <w:rtl w:val="0"/>
            <w:rPrChange w:author="DAVID ALEJANDRO CASTILLO MENDEZ" w:id="5" w:date="2021-07-19T16:11:47Z">
              <w:rPr>
                <w:rFonts w:ascii="Roboto Mono" w:cs="Roboto Mono" w:eastAsia="Roboto Mono" w:hAnsi="Roboto Mono"/>
                <w:sz w:val="26"/>
                <w:szCs w:val="26"/>
              </w:rPr>
            </w:rPrChange>
          </w:rPr>
          <w:t xml:space="preserve">Y Hasta aquí la parte de integridad</w:t>
        </w:r>
      </w:ins>
    </w:p>
    <w:p w:rsidR="00000000" w:rsidDel="00000000" w:rsidP="00000000" w:rsidRDefault="00000000" w:rsidRPr="00000000" w14:paraId="0000003D">
      <w:pPr>
        <w:spacing w:after="240" w:before="240" w:lineRule="auto"/>
        <w:jc w:val="center"/>
        <w:rPr>
          <w:ins w:author="AXEL EDUARDO GONZALEZ BERNAL" w:id="4" w:date="2021-07-19T03:53:34Z"/>
          <w:rFonts w:ascii="Roboto Mono" w:cs="Roboto Mono" w:eastAsia="Roboto Mono" w:hAnsi="Roboto Mono"/>
          <w:sz w:val="26"/>
          <w:szCs w:val="26"/>
          <w:rPrChange w:author="DAVID ALEJANDRO CASTILLO MENDEZ" w:id="5" w:date="2021-07-19T16:11:47Z">
            <w:rPr>
              <w:rFonts w:ascii="Roboto Mono" w:cs="Roboto Mono" w:eastAsia="Roboto Mono" w:hAnsi="Roboto Mono"/>
              <w:sz w:val="26"/>
              <w:szCs w:val="26"/>
            </w:rPr>
          </w:rPrChange>
        </w:rPr>
      </w:pPr>
      <w:ins w:author="AXEL EDUARDO GONZALEZ BERNAL" w:id="4" w:date="2021-07-19T03:53:34Z">
        <w:r w:rsidDel="00000000" w:rsidR="00000000" w:rsidRPr="00000000">
          <w:rPr>
            <w:rtl w:val="0"/>
          </w:rPr>
        </w:r>
      </w:ins>
    </w:p>
    <w:p w:rsidR="00000000" w:rsidDel="00000000" w:rsidP="00000000" w:rsidRDefault="00000000" w:rsidRPr="00000000" w14:paraId="0000003E">
      <w:pPr>
        <w:spacing w:after="240" w:before="240" w:lineRule="auto"/>
        <w:jc w:val="center"/>
        <w:rPr>
          <w:rFonts w:ascii="Roboto Mono" w:cs="Roboto Mono" w:eastAsia="Roboto Mono" w:hAnsi="Roboto Mono"/>
          <w:sz w:val="26"/>
          <w:szCs w:val="26"/>
          <w:rPrChange w:author="DAVID ALEJANDRO CASTILLO MENDEZ" w:id="5" w:date="2021-07-19T16:11:47Z">
            <w:rPr>
              <w:rFonts w:ascii="Roboto Mono" w:cs="Roboto Mono" w:eastAsia="Roboto Mono" w:hAnsi="Roboto Mono"/>
              <w:sz w:val="26"/>
              <w:szCs w:val="26"/>
            </w:rPr>
          </w:rPrChange>
        </w:rPr>
      </w:pPr>
      <w:r w:rsidDel="00000000" w:rsidR="00000000" w:rsidRPr="00000000">
        <w:rPr>
          <w:rtl w:val="0"/>
        </w:rPr>
      </w:r>
    </w:p>
    <w:p w:rsidR="00000000" w:rsidDel="00000000" w:rsidP="00000000" w:rsidRDefault="00000000" w:rsidRPr="00000000" w14:paraId="0000003F">
      <w:pPr>
        <w:spacing w:after="240" w:before="240" w:lineRule="auto"/>
        <w:jc w:val="center"/>
        <w:rPr>
          <w:rFonts w:ascii="Roboto Mono" w:cs="Roboto Mono" w:eastAsia="Roboto Mono" w:hAnsi="Roboto Mono"/>
          <w:sz w:val="26"/>
          <w:szCs w:val="26"/>
          <w:rPrChange w:author="DAVID ALEJANDRO CASTILLO MENDEZ" w:id="5" w:date="2021-07-19T16:11:47Z">
            <w:rPr>
              <w:rFonts w:ascii="Roboto Mono" w:cs="Roboto Mono" w:eastAsia="Roboto Mono" w:hAnsi="Roboto Mono"/>
              <w:sz w:val="26"/>
              <w:szCs w:val="26"/>
            </w:rPr>
          </w:rPrChange>
        </w:rPr>
      </w:pPr>
      <w:r w:rsidDel="00000000" w:rsidR="00000000" w:rsidRPr="00000000">
        <w:rPr>
          <w:rtl w:val="0"/>
        </w:rPr>
      </w:r>
    </w:p>
    <w:p w:rsidR="00000000" w:rsidDel="00000000" w:rsidP="00000000" w:rsidRDefault="00000000" w:rsidRPr="00000000" w14:paraId="00000040">
      <w:pPr>
        <w:spacing w:after="240" w:before="240" w:lineRule="auto"/>
        <w:jc w:val="center"/>
        <w:rPr>
          <w:rFonts w:ascii="Roboto Mono" w:cs="Roboto Mono" w:eastAsia="Roboto Mono" w:hAnsi="Roboto Mono"/>
          <w:sz w:val="26"/>
          <w:szCs w:val="26"/>
          <w:rPrChange w:author="DAVID ALEJANDRO CASTILLO MENDEZ" w:id="5" w:date="2021-07-19T16:11:47Z">
            <w:rPr>
              <w:rFonts w:ascii="Roboto Mono" w:cs="Roboto Mono" w:eastAsia="Roboto Mono" w:hAnsi="Roboto Mono"/>
              <w:sz w:val="26"/>
              <w:szCs w:val="26"/>
            </w:rPr>
          </w:rPrChange>
        </w:rPr>
      </w:pPr>
      <w:r w:rsidDel="00000000" w:rsidR="00000000" w:rsidRPr="00000000">
        <w:rPr>
          <w:rtl w:val="0"/>
        </w:rPr>
      </w:r>
    </w:p>
    <w:p w:rsidR="00000000" w:rsidDel="00000000" w:rsidP="00000000" w:rsidRDefault="00000000" w:rsidRPr="00000000" w14:paraId="00000041">
      <w:pPr>
        <w:spacing w:after="240" w:before="240" w:lineRule="auto"/>
        <w:jc w:val="center"/>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42">
      <w:pPr>
        <w:spacing w:after="240" w:before="240" w:lineRule="auto"/>
        <w:jc w:val="center"/>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Descripción</w:t>
      </w:r>
      <w:r w:rsidDel="00000000" w:rsidR="00000000" w:rsidRPr="00000000">
        <w:rPr>
          <w:rFonts w:ascii="Roboto Mono" w:cs="Roboto Mono" w:eastAsia="Roboto Mono" w:hAnsi="Roboto Mono"/>
          <w:sz w:val="26"/>
          <w:szCs w:val="26"/>
          <w:rtl w:val="0"/>
        </w:rPr>
        <w:t xml:space="preserve"> de Herramientas:</w:t>
      </w:r>
    </w:p>
    <w:p w:rsidR="00000000" w:rsidDel="00000000" w:rsidP="00000000" w:rsidRDefault="00000000" w:rsidRPr="00000000" w14:paraId="00000043">
      <w:pPr>
        <w:spacing w:after="240" w:before="240"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Apache:</w:t>
      </w:r>
    </w:p>
    <w:p w:rsidR="00000000" w:rsidDel="00000000" w:rsidP="00000000" w:rsidRDefault="00000000" w:rsidRPr="00000000" w14:paraId="00000044">
      <w:pPr>
        <w:spacing w:after="240" w:before="240"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Apache es un servidor web HTTP de código abierto y multiplataforma que implementa el protocolo HTTP/1.12​ y la noción de sitio virtual</w:t>
      </w:r>
    </w:p>
    <w:p w:rsidR="00000000" w:rsidDel="00000000" w:rsidP="00000000" w:rsidRDefault="00000000" w:rsidRPr="00000000" w14:paraId="00000045">
      <w:pPr>
        <w:spacing w:after="240" w:before="240"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HTML:</w:t>
      </w:r>
    </w:p>
    <w:p w:rsidR="00000000" w:rsidDel="00000000" w:rsidP="00000000" w:rsidRDefault="00000000" w:rsidRPr="00000000" w14:paraId="00000046">
      <w:pPr>
        <w:spacing w:after="240" w:before="240"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HTML hace referencia al lenguaje de marcado para la elaboración de páginas web.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 HTML se considera el lenguaje web más importante siendo su invención crucial en la aparición, desarrollo y expansión de la World Wide Web (WWW). Es el estándar que se ha impuesto en la visualización de páginas web y es el que todos los navegadores actuales han adoptado.</w:t>
      </w:r>
    </w:p>
    <w:p w:rsidR="00000000" w:rsidDel="00000000" w:rsidP="00000000" w:rsidRDefault="00000000" w:rsidRPr="00000000" w14:paraId="00000047">
      <w:pPr>
        <w:spacing w:after="240" w:before="240"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Ubuntu:</w:t>
      </w:r>
    </w:p>
    <w:p w:rsidR="00000000" w:rsidDel="00000000" w:rsidP="00000000" w:rsidRDefault="00000000" w:rsidRPr="00000000" w14:paraId="00000048">
      <w:pPr>
        <w:spacing w:after="240" w:before="240"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Ubuntu es un sistema operativo de software libre y código abierto. Es una distribución de Linux basada en Debian. Puede correr en computadores de escritorio y servidores. Está orientado al usuario promedio, con un fuerte enfoque en la facilidad de uso y en mejorar la experiencia del usuario. Está compuesto de múltiple software normalmente distribuido bajo una licencia libre o de código abierto.</w:t>
      </w:r>
    </w:p>
    <w:p w:rsidR="00000000" w:rsidDel="00000000" w:rsidP="00000000" w:rsidRDefault="00000000" w:rsidRPr="00000000" w14:paraId="00000049">
      <w:pPr>
        <w:spacing w:after="240" w:before="240"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GitHub:</w:t>
      </w:r>
    </w:p>
    <w:p w:rsidR="00000000" w:rsidDel="00000000" w:rsidP="00000000" w:rsidRDefault="00000000" w:rsidRPr="00000000" w14:paraId="0000004A">
      <w:pPr>
        <w:spacing w:after="240" w:before="240"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GitHub es una forja (plataforma de desarrollo colaborativo) para alojar proyectos utilizando el sistema de control de versiones Git. Se utiliza principalmente para la creación de código fuente de programas de ordenador. El software que opera GitHub fue escrito en Ruby on Rails. Desde enero de 2010, GitHub opera bajo el nombre de GitHub, Inc. Anteriormente era conocida como Logical Awesome LLC. El código de los proyectos alojados en GitHub se almacena típicamente de forma pública.</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1.png"/><Relationship Id="rId21" Type="http://schemas.openxmlformats.org/officeDocument/2006/relationships/image" Target="media/image29.png"/><Relationship Id="rId24" Type="http://schemas.openxmlformats.org/officeDocument/2006/relationships/image" Target="media/image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3.png"/><Relationship Id="rId25" Type="http://schemas.openxmlformats.org/officeDocument/2006/relationships/image" Target="media/image17.png"/><Relationship Id="rId28" Type="http://schemas.openxmlformats.org/officeDocument/2006/relationships/image" Target="media/image10.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21.png"/><Relationship Id="rId7" Type="http://schemas.openxmlformats.org/officeDocument/2006/relationships/image" Target="media/image30.png"/><Relationship Id="rId8" Type="http://schemas.openxmlformats.org/officeDocument/2006/relationships/image" Target="media/image7.png"/><Relationship Id="rId31" Type="http://schemas.openxmlformats.org/officeDocument/2006/relationships/image" Target="media/image20.png"/><Relationship Id="rId30" Type="http://schemas.openxmlformats.org/officeDocument/2006/relationships/image" Target="media/image22.png"/><Relationship Id="rId11" Type="http://schemas.openxmlformats.org/officeDocument/2006/relationships/image" Target="media/image27.png"/><Relationship Id="rId33" Type="http://schemas.openxmlformats.org/officeDocument/2006/relationships/image" Target="media/image3.png"/><Relationship Id="rId10" Type="http://schemas.openxmlformats.org/officeDocument/2006/relationships/image" Target="media/image13.png"/><Relationship Id="rId32" Type="http://schemas.openxmlformats.org/officeDocument/2006/relationships/image" Target="media/image14.png"/><Relationship Id="rId13" Type="http://schemas.openxmlformats.org/officeDocument/2006/relationships/image" Target="media/image2.png"/><Relationship Id="rId35" Type="http://schemas.openxmlformats.org/officeDocument/2006/relationships/image" Target="media/image28.png"/><Relationship Id="rId12" Type="http://schemas.openxmlformats.org/officeDocument/2006/relationships/image" Target="media/image15.png"/><Relationship Id="rId34" Type="http://schemas.openxmlformats.org/officeDocument/2006/relationships/image" Target="media/image26.png"/><Relationship Id="rId15" Type="http://schemas.openxmlformats.org/officeDocument/2006/relationships/image" Target="media/image16.png"/><Relationship Id="rId14" Type="http://schemas.openxmlformats.org/officeDocument/2006/relationships/image" Target="media/image5.png"/><Relationship Id="rId17" Type="http://schemas.openxmlformats.org/officeDocument/2006/relationships/image" Target="media/image19.png"/><Relationship Id="rId16" Type="http://schemas.openxmlformats.org/officeDocument/2006/relationships/image" Target="media/image6.png"/><Relationship Id="rId19" Type="http://schemas.openxmlformats.org/officeDocument/2006/relationships/image" Target="media/image1.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